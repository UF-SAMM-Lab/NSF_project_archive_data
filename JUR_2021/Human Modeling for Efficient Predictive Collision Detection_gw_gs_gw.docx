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9073F" w14:textId="3BDF7612"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48000" behindDoc="0" locked="0" layoutInCell="1" allowOverlap="1" wp14:anchorId="4FD4BC26" wp14:editId="2C08A8B9">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FC03C" id="Straight Connector 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4ACC9F7F" w:rsidR="00BB64A4" w:rsidRPr="00BB64A4" w:rsidRDefault="00BB64A4" w:rsidP="00BB64A4">
      <w:pPr>
        <w:rPr>
          <w:rFonts w:ascii="Times New Roman" w:hAnsi="Times New Roman" w:cs="Times New Roman"/>
          <w:b/>
        </w:rPr>
      </w:pPr>
      <w:del w:id="0" w:author="WIENS,GLORIA J" w:date="2020-04-05T13:14:00Z">
        <w:r w:rsidRPr="00BB64A4" w:rsidDel="00FC47E8">
          <w:rPr>
            <w:rFonts w:ascii="Times New Roman" w:hAnsi="Times New Roman" w:cs="Times New Roman"/>
            <w:b/>
            <w:sz w:val="28"/>
          </w:rPr>
          <w:delText>Name of Author</w:delText>
        </w:r>
      </w:del>
      <w:ins w:id="1" w:author="WIENS,GLORIA J" w:date="2020-04-05T13:14:00Z">
        <w:r w:rsidR="00FC47E8">
          <w:rPr>
            <w:rFonts w:ascii="Times New Roman" w:hAnsi="Times New Roman" w:cs="Times New Roman"/>
            <w:b/>
            <w:sz w:val="28"/>
          </w:rPr>
          <w:t>Gabriel Streitmatter</w:t>
        </w:r>
      </w:ins>
      <w:r w:rsidRPr="00BB64A4">
        <w:rPr>
          <w:rFonts w:ascii="Times New Roman" w:hAnsi="Times New Roman" w:cs="Times New Roman"/>
          <w:b/>
          <w:sz w:val="28"/>
        </w:rPr>
        <w:t xml:space="preserve"> and </w:t>
      </w:r>
      <w:del w:id="2" w:author="WIENS,GLORIA J" w:date="2020-04-05T13:15:00Z">
        <w:r w:rsidRPr="00BB64A4" w:rsidDel="00FC47E8">
          <w:rPr>
            <w:rFonts w:ascii="Times New Roman" w:hAnsi="Times New Roman" w:cs="Times New Roman"/>
            <w:b/>
            <w:sz w:val="28"/>
          </w:rPr>
          <w:delText>Name of Co-Author</w:delText>
        </w:r>
      </w:del>
      <w:ins w:id="3" w:author="WIENS,GLORIA J" w:date="2020-04-05T13:15:00Z">
        <w:r w:rsidR="00FC47E8">
          <w:rPr>
            <w:rFonts w:ascii="Times New Roman" w:hAnsi="Times New Roman" w:cs="Times New Roman"/>
            <w:b/>
            <w:sz w:val="28"/>
          </w:rPr>
          <w:t>Gloria Wiens</w:t>
        </w:r>
      </w:ins>
      <w:r w:rsidRPr="00BB64A4">
        <w:rPr>
          <w:rFonts w:ascii="Times New Roman" w:hAnsi="Times New Roman" w:cs="Times New Roman"/>
          <w:b/>
          <w:sz w:val="28"/>
        </w:rPr>
        <w:t xml:space="preserve"> </w:t>
      </w:r>
    </w:p>
    <w:p w14:paraId="187B9C76" w14:textId="4BD58BF7" w:rsidR="00BB64A4" w:rsidRPr="00BB64A4" w:rsidRDefault="00FC47E8" w:rsidP="00BB64A4">
      <w:pPr>
        <w:rPr>
          <w:rFonts w:ascii="Times New Roman" w:hAnsi="Times New Roman" w:cs="Times New Roman"/>
          <w:i/>
        </w:rPr>
      </w:pPr>
      <w:ins w:id="4" w:author="WIENS,GLORIA J" w:date="2020-04-05T13:17:00Z">
        <w:r>
          <w:rPr>
            <w:rFonts w:ascii="Times New Roman" w:hAnsi="Times New Roman" w:cs="Times New Roman"/>
            <w:i/>
          </w:rPr>
          <w:t>Herbert Wertheim</w:t>
        </w:r>
      </w:ins>
      <w:ins w:id="5" w:author="WIENS,GLORIA J" w:date="2020-04-05T13:18:00Z">
        <w:r>
          <w:rPr>
            <w:rFonts w:ascii="Times New Roman" w:hAnsi="Times New Roman" w:cs="Times New Roman"/>
            <w:i/>
          </w:rPr>
          <w:t xml:space="preserve"> </w:t>
        </w:r>
      </w:ins>
      <w:r w:rsidR="00BB64A4" w:rsidRPr="00BB64A4">
        <w:rPr>
          <w:rFonts w:ascii="Times New Roman" w:hAnsi="Times New Roman" w:cs="Times New Roman"/>
          <w:i/>
        </w:rPr>
        <w:t xml:space="preserve">College </w:t>
      </w:r>
      <w:del w:id="6" w:author="WIENS,GLORIA J" w:date="2020-04-05T13:18:00Z">
        <w:r w:rsidR="00BB64A4" w:rsidRPr="00BB64A4" w:rsidDel="00FC47E8">
          <w:rPr>
            <w:rFonts w:ascii="Times New Roman" w:hAnsi="Times New Roman" w:cs="Times New Roman"/>
            <w:i/>
          </w:rPr>
          <w:delText>Affiliation</w:delText>
        </w:r>
      </w:del>
      <w:ins w:id="7" w:author="WIENS,GLORIA J" w:date="2020-04-05T13:18:00Z">
        <w:r>
          <w:rPr>
            <w:rFonts w:ascii="Times New Roman" w:hAnsi="Times New Roman" w:cs="Times New Roman"/>
            <w:i/>
          </w:rPr>
          <w:t>of Engineering</w:t>
        </w:r>
      </w:ins>
      <w:r w:rsidR="00BB64A4" w:rsidRPr="00BB64A4">
        <w:rPr>
          <w:rFonts w:ascii="Times New Roman" w:hAnsi="Times New Roman" w:cs="Times New Roman"/>
          <w:i/>
        </w:rPr>
        <w:t xml:space="preserve">, University </w:t>
      </w:r>
      <w:del w:id="8" w:author="WIENS,GLORIA J" w:date="2020-04-05T13:19:00Z">
        <w:r w:rsidR="00BB64A4" w:rsidRPr="00BB64A4" w:rsidDel="00FC47E8">
          <w:rPr>
            <w:rFonts w:ascii="Times New Roman" w:hAnsi="Times New Roman" w:cs="Times New Roman"/>
            <w:i/>
          </w:rPr>
          <w:delText>Affiliation</w:delText>
        </w:r>
      </w:del>
      <w:ins w:id="9" w:author="WIENS,GLORIA J" w:date="2020-04-05T13:19:00Z">
        <w:r>
          <w:rPr>
            <w:rFonts w:ascii="Times New Roman" w:hAnsi="Times New Roman" w:cs="Times New Roman"/>
            <w:i/>
          </w:rPr>
          <w:t>of Florida</w:t>
        </w:r>
      </w:ins>
      <w:r w:rsidR="00BB64A4" w:rsidRPr="00BB64A4">
        <w:rPr>
          <w:rFonts w:ascii="Times New Roman" w:hAnsi="Times New Roman" w:cs="Times New Roman"/>
          <w:i/>
        </w:rPr>
        <w:t xml:space="preserve"> </w:t>
      </w:r>
    </w:p>
    <w:p w14:paraId="592E2738" w14:textId="69C6E633" w:rsidR="00BB64A4" w:rsidRPr="00BB64A4" w:rsidRDefault="00BB64A4" w:rsidP="00BB64A4">
      <w:pPr>
        <w:rPr>
          <w:rFonts w:ascii="Times New Roman" w:hAnsi="Times New Roman" w:cs="Times New Roman"/>
        </w:rPr>
      </w:pPr>
      <w:del w:id="10" w:author="WIENS,GLORIA J" w:date="2020-04-05T13:19:00Z">
        <w:r w:rsidRPr="00BB64A4" w:rsidDel="00FC47E8">
          <w:rPr>
            <w:rFonts w:ascii="Times New Roman" w:hAnsi="Times New Roman" w:cs="Times New Roman"/>
            <w:sz w:val="24"/>
          </w:rPr>
          <w:delText xml:space="preserve">Name of </w:delText>
        </w:r>
      </w:del>
      <w:r w:rsidRPr="00BB64A4">
        <w:rPr>
          <w:rFonts w:ascii="Times New Roman" w:hAnsi="Times New Roman" w:cs="Times New Roman"/>
          <w:sz w:val="24"/>
        </w:rPr>
        <w:t>Faculty Mentor</w:t>
      </w:r>
      <w:ins w:id="11" w:author="WIENS,GLORIA J" w:date="2020-04-05T13:19:00Z">
        <w:r w:rsidR="00FC47E8">
          <w:rPr>
            <w:rFonts w:ascii="Times New Roman" w:hAnsi="Times New Roman" w:cs="Times New Roman"/>
            <w:sz w:val="24"/>
          </w:rPr>
          <w:t xml:space="preserve"> – Gloria Wiens</w:t>
        </w:r>
      </w:ins>
      <w:r w:rsidRPr="00BB64A4">
        <w:rPr>
          <w:rFonts w:ascii="Times New Roman" w:hAnsi="Times New Roman" w:cs="Times New Roman"/>
          <w:sz w:val="24"/>
        </w:rPr>
        <w:t>, Department</w:t>
      </w:r>
      <w:ins w:id="12" w:author="WIENS,GLORIA J" w:date="2020-04-05T13:19:00Z">
        <w:r w:rsidR="00FC47E8">
          <w:rPr>
            <w:rFonts w:ascii="Times New Roman" w:hAnsi="Times New Roman" w:cs="Times New Roman"/>
            <w:sz w:val="24"/>
          </w:rPr>
          <w:t xml:space="preserve"> of Mechanical and Aerospace Engineering</w:t>
        </w:r>
      </w:ins>
      <w:r w:rsidRPr="00BB64A4">
        <w:rPr>
          <w:rFonts w:ascii="Times New Roman" w:hAnsi="Times New Roman" w:cs="Times New Roman"/>
          <w:sz w:val="24"/>
        </w:rPr>
        <w:t xml:space="preserve">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r w:rsidRPr="00BB64A4">
        <w:rPr>
          <w:rFonts w:ascii="Times New Roman" w:hAnsi="Times New Roman" w:cs="Times New Roman"/>
          <w:sz w:val="24"/>
        </w:rPr>
        <w:t>Abstract</w:t>
      </w:r>
    </w:p>
    <w:p w14:paraId="6B533727" w14:textId="581B4459"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r w:rsidR="007C6B76">
        <w:rPr>
          <w:sz w:val="22"/>
          <w:szCs w:val="22"/>
        </w:rPr>
        <w:t xml:space="preserve">essential for acquiring the </w:t>
      </w:r>
      <w:r w:rsidR="006A7B51">
        <w:rPr>
          <w:sz w:val="22"/>
          <w:szCs w:val="22"/>
        </w:rPr>
        <w:t xml:space="preserve">necessary </w:t>
      </w:r>
      <w:r w:rsidR="007C6B76">
        <w:rPr>
          <w:sz w:val="22"/>
          <w:szCs w:val="22"/>
        </w:rPr>
        <w:t>productivity to remain competitive</w:t>
      </w:r>
      <w:r>
        <w:rPr>
          <w:sz w:val="22"/>
          <w:szCs w:val="22"/>
        </w:rPr>
        <w:t xml:space="preserve">. An innovative approach to flexible manufacturing is </w:t>
      </w:r>
      <w:r w:rsidR="00B45CE1">
        <w:rPr>
          <w:sz w:val="22"/>
          <w:szCs w:val="22"/>
        </w:rPr>
        <w:t xml:space="preserve">the introduction of fenceless robotic manufacturing cells to acquire and leverage greater </w:t>
      </w:r>
      <w:r>
        <w:rPr>
          <w:sz w:val="22"/>
          <w:szCs w:val="22"/>
        </w:rPr>
        <w:t>human</w:t>
      </w:r>
      <w:r w:rsidR="00B45CE1">
        <w:rPr>
          <w:sz w:val="22"/>
          <w:szCs w:val="22"/>
        </w:rPr>
        <w:t>-</w:t>
      </w:r>
      <w:r>
        <w:rPr>
          <w:sz w:val="22"/>
          <w:szCs w:val="22"/>
        </w:rPr>
        <w:t xml:space="preserve">robot collaboration (HRC). This involves operations </w:t>
      </w:r>
      <w:r w:rsidR="00AC0A2F">
        <w:rPr>
          <w:sz w:val="22"/>
          <w:szCs w:val="22"/>
        </w:rPr>
        <w:t>in which a</w:t>
      </w:r>
      <w:r>
        <w:rPr>
          <w:sz w:val="22"/>
          <w:szCs w:val="22"/>
        </w:rPr>
        <w:t xml:space="preserve"> human and a robot </w:t>
      </w:r>
      <w:r w:rsidR="00AC0A2F">
        <w:rPr>
          <w:sz w:val="22"/>
          <w:szCs w:val="22"/>
        </w:rPr>
        <w:t>share a space</w:t>
      </w:r>
      <w:r>
        <w:rPr>
          <w:sz w:val="22"/>
          <w:szCs w:val="22"/>
        </w:rPr>
        <w:t>,</w:t>
      </w:r>
      <w:r w:rsidR="00AC0A2F">
        <w:rPr>
          <w:sz w:val="22"/>
          <w:szCs w:val="22"/>
        </w:rPr>
        <w:t xml:space="preserve"> complete tasks together, and interact with each other</w:t>
      </w:r>
      <w:r>
        <w:rPr>
          <w:sz w:val="22"/>
          <w:szCs w:val="22"/>
        </w:rPr>
        <w:t xml:space="preserve">. Such operations, however, pose serious safety concerns. Before HRC can become a viable possibility, robots must be capable of safely operating </w:t>
      </w:r>
      <w:ins w:id="13" w:author="WIENS,GLORIA J" w:date="2020-04-05T13:22:00Z">
        <w:r w:rsidR="004E0994">
          <w:rPr>
            <w:sz w:val="22"/>
            <w:szCs w:val="22"/>
          </w:rPr>
          <w:t>with</w:t>
        </w:r>
      </w:ins>
      <w:r>
        <w:rPr>
          <w:sz w:val="22"/>
          <w:szCs w:val="22"/>
        </w:rPr>
        <w:t xml:space="preserve">in and responding to </w:t>
      </w:r>
      <w:ins w:id="14" w:author="WIENS,GLORIA J" w:date="2020-04-05T13:30:00Z">
        <w:r w:rsidR="004E0994">
          <w:rPr>
            <w:sz w:val="22"/>
            <w:szCs w:val="22"/>
          </w:rPr>
          <w:t xml:space="preserve">events in </w:t>
        </w:r>
      </w:ins>
      <w:r>
        <w:rPr>
          <w:sz w:val="22"/>
          <w:szCs w:val="22"/>
        </w:rPr>
        <w:t>dynamic environments. Furthermore, the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trajectories of other bodies in its environment and predict potential collisions. The algorithm approximates a continuous swept volume of any articulated body along its trajectory by taking only a few </w:t>
      </w:r>
      <w:r w:rsidR="00AD04F9">
        <w:rPr>
          <w:sz w:val="22"/>
          <w:szCs w:val="22"/>
        </w:rPr>
        <w:t xml:space="preserve">time sequential </w:t>
      </w:r>
      <w:r>
        <w:rPr>
          <w:sz w:val="22"/>
          <w:szCs w:val="22"/>
        </w:rPr>
        <w:t>samples of the</w:t>
      </w:r>
      <w:ins w:id="15" w:author="WIENS,GLORIA J" w:date="2020-04-05T13:25:00Z">
        <w:r w:rsidR="004E0994">
          <w:rPr>
            <w:sz w:val="22"/>
            <w:szCs w:val="22"/>
          </w:rPr>
          <w:t xml:space="preserve"> predicted</w:t>
        </w:r>
      </w:ins>
      <w:r>
        <w:rPr>
          <w:sz w:val="22"/>
          <w:szCs w:val="22"/>
        </w:rPr>
        <w:t xml:space="preserve"> orientations of the body and creating surfaces that patch the orientations together with Coons patches. Run time data collected on this algorithm suggest that the algorithm can accurately predict </w:t>
      </w:r>
      <w:r w:rsidR="00AC0A2F">
        <w:rPr>
          <w:sz w:val="22"/>
          <w:szCs w:val="22"/>
        </w:rPr>
        <w:t xml:space="preserve">future </w:t>
      </w:r>
      <w:r>
        <w:rPr>
          <w:sz w:val="22"/>
          <w:szCs w:val="22"/>
        </w:rPr>
        <w:t xml:space="preserve">collisions </w:t>
      </w:r>
      <w:r w:rsidR="00403C8A">
        <w:rPr>
          <w:sz w:val="22"/>
          <w:szCs w:val="22"/>
        </w:rPr>
        <w:t>in under 30 ms.</w:t>
      </w:r>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20FDAB94"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Automation of manufacturing processes over the past few decades has yielded enormous </w:t>
      </w:r>
      <w:commentRangeStart w:id="16"/>
      <w:r>
        <w:rPr>
          <w:rFonts w:ascii="Times New Roman" w:eastAsia="MS Mincho" w:hAnsi="Times New Roman" w:cs="Times New Roman"/>
          <w:sz w:val="24"/>
          <w:szCs w:val="24"/>
        </w:rPr>
        <w:t>benefits in efficiency and quality. This was accomplished by increasing speed and precision</w:t>
      </w:r>
      <w:ins w:id="17" w:author="WIENS,GLORIA J" w:date="2020-04-05T18:02:00Z">
        <w:r w:rsidR="00F4638F">
          <w:rPr>
            <w:rFonts w:ascii="Times New Roman" w:eastAsia="MS Mincho" w:hAnsi="Times New Roman" w:cs="Times New Roman"/>
            <w:sz w:val="24"/>
            <w:szCs w:val="24"/>
          </w:rPr>
          <w:t>, and</w:t>
        </w:r>
      </w:ins>
      <w:r>
        <w:rPr>
          <w:rFonts w:ascii="Times New Roman" w:eastAsia="MS Mincho" w:hAnsi="Times New Roman" w:cs="Times New Roman"/>
          <w:sz w:val="24"/>
          <w:szCs w:val="24"/>
        </w:rPr>
        <w:t xml:space="preserve"> </w:t>
      </w:r>
      <w:del w:id="18" w:author="Gabe Streitmatter" w:date="2020-04-08T09:02:00Z">
        <w:r w:rsidDel="00456D0E">
          <w:rPr>
            <w:rFonts w:ascii="Times New Roman" w:eastAsia="MS Mincho" w:hAnsi="Times New Roman" w:cs="Times New Roman"/>
            <w:sz w:val="24"/>
            <w:szCs w:val="24"/>
          </w:rPr>
          <w:delText xml:space="preserve">by unlocking new capabilities through introduction of </w:delText>
        </w:r>
        <w:r w:rsidR="00944594" w:rsidDel="00456D0E">
          <w:rPr>
            <w:rFonts w:ascii="Times New Roman" w:eastAsia="MS Mincho" w:hAnsi="Times New Roman" w:cs="Times New Roman"/>
            <w:sz w:val="24"/>
            <w:szCs w:val="24"/>
          </w:rPr>
          <w:delText>innovative</w:delText>
        </w:r>
      </w:del>
      <w:ins w:id="19" w:author="Gabe Streitmatter" w:date="2020-04-08T09:02:00Z">
        <w:r w:rsidR="00456D0E">
          <w:rPr>
            <w:rFonts w:ascii="Times New Roman" w:eastAsia="MS Mincho" w:hAnsi="Times New Roman" w:cs="Times New Roman"/>
            <w:sz w:val="24"/>
            <w:szCs w:val="24"/>
          </w:rPr>
          <w:t>improving</w:t>
        </w:r>
      </w:ins>
      <w:r w:rsidR="00944594">
        <w:rPr>
          <w:rFonts w:ascii="Times New Roman" w:eastAsia="MS Mincho" w:hAnsi="Times New Roman" w:cs="Times New Roman"/>
          <w:sz w:val="24"/>
          <w:szCs w:val="24"/>
        </w:rPr>
        <w:t xml:space="preserve"> material handling devices and </w:t>
      </w:r>
      <w:r w:rsidR="00B8767D">
        <w:rPr>
          <w:rFonts w:ascii="Times New Roman" w:eastAsia="MS Mincho" w:hAnsi="Times New Roman" w:cs="Times New Roman"/>
          <w:sz w:val="24"/>
          <w:szCs w:val="24"/>
        </w:rPr>
        <w:t>equipment</w:t>
      </w:r>
      <w:r w:rsidR="00944594">
        <w:rPr>
          <w:rFonts w:ascii="Times New Roman" w:eastAsia="MS Mincho" w:hAnsi="Times New Roman" w:cs="Times New Roman"/>
          <w:sz w:val="24"/>
          <w:szCs w:val="24"/>
        </w:rPr>
        <w:t xml:space="preserve"> along with </w:t>
      </w:r>
      <w:del w:id="20" w:author="Gabe Streitmatter" w:date="2020-04-08T09:03:00Z">
        <w:r w:rsidR="00950A77" w:rsidDel="00456D0E">
          <w:rPr>
            <w:rFonts w:ascii="Times New Roman" w:eastAsia="MS Mincho" w:hAnsi="Times New Roman" w:cs="Times New Roman"/>
            <w:sz w:val="24"/>
            <w:szCs w:val="24"/>
          </w:rPr>
          <w:delText>computer enabled</w:delText>
        </w:r>
        <w:r w:rsidR="00944594" w:rsidDel="00456D0E">
          <w:rPr>
            <w:rFonts w:ascii="Times New Roman" w:eastAsia="MS Mincho" w:hAnsi="Times New Roman" w:cs="Times New Roman"/>
            <w:sz w:val="24"/>
            <w:szCs w:val="24"/>
          </w:rPr>
          <w:delText xml:space="preserve"> interconnectivity</w:delText>
        </w:r>
        <w:r w:rsidR="00904BF8" w:rsidDel="00456D0E">
          <w:rPr>
            <w:rFonts w:ascii="Times New Roman" w:eastAsia="MS Mincho" w:hAnsi="Times New Roman" w:cs="Times New Roman"/>
            <w:sz w:val="24"/>
            <w:szCs w:val="24"/>
          </w:rPr>
          <w:delText xml:space="preserve"> of</w:delText>
        </w:r>
        <w:r w:rsidR="007C6CD0" w:rsidDel="00456D0E">
          <w:rPr>
            <w:rFonts w:ascii="Times New Roman" w:eastAsia="MS Mincho" w:hAnsi="Times New Roman" w:cs="Times New Roman"/>
            <w:sz w:val="24"/>
            <w:szCs w:val="24"/>
          </w:rPr>
          <w:delText xml:space="preserve"> </w:delText>
        </w:r>
        <w:r w:rsidR="00904BF8" w:rsidDel="00456D0E">
          <w:rPr>
            <w:rFonts w:ascii="Times New Roman" w:eastAsia="MS Mincho" w:hAnsi="Times New Roman" w:cs="Times New Roman"/>
            <w:sz w:val="24"/>
            <w:szCs w:val="24"/>
          </w:rPr>
          <w:delText>heterogeneous sensor suites</w:delText>
        </w:r>
        <w:r w:rsidR="003E3742" w:rsidDel="00456D0E">
          <w:rPr>
            <w:rFonts w:ascii="Times New Roman" w:eastAsia="MS Mincho" w:hAnsi="Times New Roman" w:cs="Times New Roman"/>
            <w:sz w:val="24"/>
            <w:szCs w:val="24"/>
          </w:rPr>
          <w:delText xml:space="preserve"> and controls</w:delText>
        </w:r>
      </w:del>
      <w:ins w:id="21" w:author="Gabe Streitmatter" w:date="2020-04-08T09:03:00Z">
        <w:r w:rsidR="00456D0E">
          <w:rPr>
            <w:rFonts w:ascii="Times New Roman" w:eastAsia="MS Mincho" w:hAnsi="Times New Roman" w:cs="Times New Roman"/>
            <w:sz w:val="24"/>
            <w:szCs w:val="24"/>
          </w:rPr>
          <w:t>sensory capability</w:t>
        </w:r>
      </w:ins>
      <w:r>
        <w:rPr>
          <w:rFonts w:ascii="Times New Roman" w:eastAsia="MS Mincho" w:hAnsi="Times New Roman" w:cs="Times New Roman"/>
          <w:sz w:val="24"/>
          <w:szCs w:val="24"/>
        </w:rPr>
        <w:t xml:space="preserve">. </w:t>
      </w:r>
      <w:del w:id="22" w:author="Gabe Streitmatter" w:date="2020-04-08T09:08:00Z">
        <w:r w:rsidDel="00456D0E">
          <w:rPr>
            <w:rFonts w:ascii="Times New Roman" w:eastAsia="MS Mincho" w:hAnsi="Times New Roman" w:cs="Times New Roman"/>
            <w:sz w:val="24"/>
            <w:szCs w:val="24"/>
          </w:rPr>
          <w:delText xml:space="preserve">As demands on manufacturing continue to evolve, </w:delText>
        </w:r>
        <w:commentRangeEnd w:id="16"/>
        <w:r w:rsidR="00456D0E" w:rsidDel="00456D0E">
          <w:rPr>
            <w:rStyle w:val="CommentReference"/>
            <w:rFonts w:ascii="Times New Roman" w:eastAsia="Times New Roman" w:hAnsi="Times New Roman" w:cs="Times New Roman"/>
            <w:kern w:val="14"/>
          </w:rPr>
          <w:commentReference w:id="16"/>
        </w:r>
        <w:r w:rsidDel="00456D0E">
          <w:rPr>
            <w:rFonts w:ascii="Times New Roman" w:eastAsia="MS Mincho" w:hAnsi="Times New Roman" w:cs="Times New Roman"/>
            <w:sz w:val="24"/>
            <w:szCs w:val="24"/>
          </w:rPr>
          <w:delText xml:space="preserve">however, more is required. </w:delText>
        </w:r>
      </w:del>
      <w:r>
        <w:rPr>
          <w:rFonts w:ascii="Times New Roman" w:eastAsia="MS Mincho" w:hAnsi="Times New Roman" w:cs="Times New Roman"/>
          <w:sz w:val="24"/>
          <w:szCs w:val="24"/>
        </w:rPr>
        <w:t>Products</w:t>
      </w:r>
      <w:ins w:id="23" w:author="Gabe Streitmatter" w:date="2020-04-08T09:08:00Z">
        <w:r w:rsidR="00456D0E">
          <w:rPr>
            <w:rFonts w:ascii="Times New Roman" w:eastAsia="MS Mincho" w:hAnsi="Times New Roman" w:cs="Times New Roman"/>
            <w:sz w:val="24"/>
            <w:szCs w:val="24"/>
          </w:rPr>
          <w:t xml:space="preserve"> now</w:t>
        </w:r>
      </w:ins>
      <w:r>
        <w:rPr>
          <w:rFonts w:ascii="Times New Roman" w:eastAsia="MS Mincho" w:hAnsi="Times New Roman" w:cs="Times New Roman"/>
          <w:sz w:val="24"/>
          <w:szCs w:val="24"/>
        </w:rPr>
        <w:t xml:space="preserve"> are experiencing quicker life cycles and increased customization. This means that manufacturing processes </w:t>
      </w:r>
      <w:proofErr w:type="spellStart"/>
      <w:r>
        <w:rPr>
          <w:rFonts w:ascii="Times New Roman" w:eastAsia="MS Mincho" w:hAnsi="Times New Roman" w:cs="Times New Roman"/>
          <w:sz w:val="24"/>
          <w:szCs w:val="24"/>
        </w:rPr>
        <w:t>must</w:t>
      </w:r>
      <w:del w:id="24" w:author="Gabe Streitmatter" w:date="2020-04-08T09:08:00Z">
        <w:r w:rsidDel="00456D0E">
          <w:rPr>
            <w:rFonts w:ascii="Times New Roman" w:eastAsia="MS Mincho" w:hAnsi="Times New Roman" w:cs="Times New Roman"/>
            <w:sz w:val="24"/>
            <w:szCs w:val="24"/>
          </w:rPr>
          <w:delText xml:space="preserve">, in addition to maintaining efficiency and quality, </w:delText>
        </w:r>
      </w:del>
      <w:r>
        <w:rPr>
          <w:rFonts w:ascii="Times New Roman" w:eastAsia="MS Mincho" w:hAnsi="Times New Roman" w:cs="Times New Roman"/>
          <w:sz w:val="24"/>
          <w:szCs w:val="24"/>
        </w:rPr>
        <w:t>be</w:t>
      </w:r>
      <w:proofErr w:type="spellEnd"/>
      <w:r>
        <w:rPr>
          <w:rFonts w:ascii="Times New Roman" w:eastAsia="MS Mincho" w:hAnsi="Times New Roman" w:cs="Times New Roman"/>
          <w:sz w:val="24"/>
          <w:szCs w:val="24"/>
        </w:rPr>
        <w:t xml:space="preserve"> more flexible and adaptable to meet rapidly changing demands.</w:t>
      </w:r>
      <w:r w:rsidR="00B91370">
        <w:rPr>
          <w:rFonts w:ascii="Times New Roman" w:eastAsia="MS Mincho" w:hAnsi="Times New Roman" w:cs="Times New Roman"/>
          <w:sz w:val="24"/>
          <w:szCs w:val="24"/>
        </w:rPr>
        <w:t xml:space="preserve"> This can be accomplished by developing </w:t>
      </w:r>
      <w:r w:rsidR="00CA2B33">
        <w:rPr>
          <w:rFonts w:ascii="Times New Roman" w:eastAsia="MS Mincho" w:hAnsi="Times New Roman" w:cs="Times New Roman"/>
          <w:sz w:val="24"/>
          <w:szCs w:val="24"/>
        </w:rPr>
        <w:t>human-</w:t>
      </w:r>
      <w:r w:rsidR="00B91370">
        <w:rPr>
          <w:rFonts w:ascii="Times New Roman" w:eastAsia="MS Mincho" w:hAnsi="Times New Roman" w:cs="Times New Roman"/>
          <w:sz w:val="24"/>
          <w:szCs w:val="24"/>
        </w:rPr>
        <w:t>robot collaboration (HRC) methodologies</w:t>
      </w:r>
      <w:r w:rsidR="002B3CC4">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taking advantage of the speed, power, and precision of robots as well as the creativity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r w:rsidR="00B82A91">
        <w:rPr>
          <w:rFonts w:ascii="Times New Roman" w:eastAsia="MS Mincho" w:hAnsi="Times New Roman" w:cs="Times New Roman"/>
          <w:sz w:val="24"/>
          <w:szCs w:val="24"/>
        </w:rPr>
        <w:t xml:space="preserve">To </w:t>
      </w:r>
      <w:r w:rsidR="00B91370">
        <w:rPr>
          <w:rFonts w:ascii="Times New Roman" w:eastAsia="MS Mincho" w:hAnsi="Times New Roman" w:cs="Times New Roman"/>
          <w:sz w:val="24"/>
          <w:szCs w:val="24"/>
        </w:rPr>
        <w:t xml:space="preserve">do this, robots </w:t>
      </w:r>
      <w:r w:rsidR="00B82A91">
        <w:rPr>
          <w:rFonts w:ascii="Times New Roman" w:eastAsia="MS Mincho" w:hAnsi="Times New Roman" w:cs="Times New Roman"/>
          <w:sz w:val="24"/>
          <w:szCs w:val="24"/>
        </w:rPr>
        <w:t>must be</w:t>
      </w:r>
      <w:r w:rsidR="00B91370">
        <w:rPr>
          <w:rFonts w:ascii="Times New Roman" w:eastAsia="MS Mincho" w:hAnsi="Times New Roman" w:cs="Times New Roman"/>
          <w:sz w:val="24"/>
          <w:szCs w:val="24"/>
        </w:rPr>
        <w:t xml:space="preserve"> flexible enough to operate safely around humans</w:t>
      </w:r>
      <w:r w:rsidR="00E40B6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 xml:space="preserve">actively working </w:t>
      </w:r>
      <w:r w:rsidR="00193FDF">
        <w:rPr>
          <w:rFonts w:ascii="Times New Roman" w:eastAsia="MS Mincho" w:hAnsi="Times New Roman" w:cs="Times New Roman"/>
          <w:sz w:val="24"/>
          <w:szCs w:val="24"/>
        </w:rPr>
        <w:t>with</w:t>
      </w:r>
      <w:r w:rsidR="00E40B60">
        <w:rPr>
          <w:rFonts w:ascii="Times New Roman" w:eastAsia="MS Mincho" w:hAnsi="Times New Roman" w:cs="Times New Roman"/>
          <w:sz w:val="24"/>
          <w:szCs w:val="24"/>
        </w:rPr>
        <w:t>in fenceless environments</w:t>
      </w:r>
      <w:r w:rsidR="00B9137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This further elevates challenges as s</w:t>
      </w:r>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lastRenderedPageBreak/>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learn to predict and avoid collisions with humans.</w:t>
      </w:r>
    </w:p>
    <w:p w14:paraId="5A8F3952" w14:textId="13A6BE22"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r w:rsidR="00810612">
        <w:rPr>
          <w:rFonts w:ascii="Times New Roman" w:eastAsia="MS Mincho" w:hAnsi="Times New Roman" w:cs="Times New Roman"/>
          <w:sz w:val="24"/>
          <w:szCs w:val="24"/>
        </w:rPr>
        <w:t xml:space="preserve">amongst moving </w:t>
      </w:r>
      <w:r w:rsidR="00994985">
        <w:rPr>
          <w:rFonts w:ascii="Times New Roman" w:eastAsia="MS Mincho" w:hAnsi="Times New Roman" w:cs="Times New Roman"/>
          <w:sz w:val="24"/>
          <w:szCs w:val="24"/>
        </w:rPr>
        <w:t xml:space="preserve">ellipse shaped </w:t>
      </w:r>
      <w:r w:rsidR="00810612">
        <w:rPr>
          <w:rFonts w:ascii="Times New Roman" w:eastAsia="MS Mincho" w:hAnsi="Times New Roman" w:cs="Times New Roman"/>
          <w:sz w:val="24"/>
          <w:szCs w:val="24"/>
        </w:rPr>
        <w:t>object</w:t>
      </w:r>
      <w:r w:rsidR="00994985">
        <w:rPr>
          <w:rFonts w:ascii="Times New Roman" w:eastAsia="MS Mincho" w:hAnsi="Times New Roman" w:cs="Times New Roman"/>
          <w:sz w:val="24"/>
          <w:szCs w:val="24"/>
        </w:rPr>
        <w:t xml:space="preserve"> profile</w:t>
      </w:r>
      <w:r w:rsidR="00810612">
        <w:rPr>
          <w:rFonts w:ascii="Times New Roman" w:eastAsia="MS Mincho" w:hAnsi="Times New Roman" w:cs="Times New Roman"/>
          <w:sz w:val="24"/>
          <w:szCs w:val="24"/>
        </w:rPr>
        <w:t xml:space="preserve">s </w:t>
      </w:r>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r>
        <w:rPr>
          <w:rFonts w:ascii="Times New Roman" w:eastAsia="MS Mincho" w:hAnsi="Times New Roman" w:cs="Times New Roman"/>
          <w:sz w:val="24"/>
          <w:szCs w:val="24"/>
        </w:rPr>
        <w:t xml:space="preserve">Coons patches 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r w:rsidR="00B0009B">
        <w:rPr>
          <w:rFonts w:ascii="Times New Roman" w:eastAsia="MS Mincho" w:hAnsi="Times New Roman" w:cs="Times New Roman"/>
          <w:sz w:val="24"/>
          <w:szCs w:val="24"/>
        </w:rPr>
        <w:t xml:space="preserve">and </w:t>
      </w:r>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r w:rsidR="00B0009B">
        <w:rPr>
          <w:rFonts w:ascii="Times New Roman" w:eastAsia="MS Mincho" w:hAnsi="Times New Roman" w:cs="Times New Roman"/>
          <w:sz w:val="24"/>
          <w:szCs w:val="24"/>
        </w:rPr>
        <w:t>extended</w:t>
      </w:r>
      <w:r>
        <w:rPr>
          <w:rFonts w:ascii="Times New Roman" w:eastAsia="MS Mincho" w:hAnsi="Times New Roman" w:cs="Times New Roman"/>
          <w:sz w:val="24"/>
          <w:szCs w:val="24"/>
        </w:rPr>
        <w:t xml:space="preserve"> to model </w:t>
      </w:r>
      <w:r w:rsidR="00DB7020">
        <w:rPr>
          <w:rFonts w:ascii="Times New Roman" w:eastAsia="MS Mincho" w:hAnsi="Times New Roman" w:cs="Times New Roman"/>
          <w:sz w:val="24"/>
          <w:szCs w:val="24"/>
        </w:rPr>
        <w:t xml:space="preserve">the articulated, multi-link </w:t>
      </w:r>
      <w:r w:rsidR="00CE4A33">
        <w:rPr>
          <w:rFonts w:ascii="Times New Roman" w:eastAsia="MS Mincho" w:hAnsi="Times New Roman" w:cs="Times New Roman"/>
          <w:sz w:val="24"/>
          <w:szCs w:val="24"/>
        </w:rPr>
        <w:t>body trajectories</w:t>
      </w:r>
      <w:r w:rsidR="00DB7020">
        <w:rPr>
          <w:rFonts w:ascii="Times New Roman" w:eastAsia="MS Mincho" w:hAnsi="Times New Roman" w:cs="Times New Roman"/>
          <w:sz w:val="24"/>
          <w:szCs w:val="24"/>
        </w:rPr>
        <w:t xml:space="preserve"> of </w:t>
      </w:r>
      <w:r w:rsidR="00852332">
        <w:rPr>
          <w:rFonts w:ascii="Times New Roman" w:eastAsia="MS Mincho" w:hAnsi="Times New Roman" w:cs="Times New Roman"/>
          <w:sz w:val="24"/>
          <w:szCs w:val="24"/>
        </w:rPr>
        <w:t>the</w:t>
      </w:r>
      <w:r>
        <w:rPr>
          <w:rFonts w:ascii="Times New Roman" w:eastAsia="MS Mincho" w:hAnsi="Times New Roman" w:cs="Times New Roman"/>
          <w:sz w:val="24"/>
          <w:szCs w:val="24"/>
        </w:rPr>
        <w:t xml:space="preserve"> human </w:t>
      </w:r>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 xml:space="preserve">robot and human. </w:t>
      </w:r>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r w:rsidR="006A3ED2">
        <w:rPr>
          <w:rFonts w:ascii="Times New Roman" w:eastAsia="MS Mincho" w:hAnsi="Times New Roman" w:cs="Times New Roman"/>
          <w:sz w:val="24"/>
          <w:szCs w:val="24"/>
        </w:rPr>
        <w:t xml:space="preserve">multi-university/industry/national laboratory </w:t>
      </w:r>
      <w:r w:rsidR="004B4660">
        <w:rPr>
          <w:rFonts w:ascii="Times New Roman" w:eastAsia="MS Mincho" w:hAnsi="Times New Roman" w:cs="Times New Roman"/>
          <w:sz w:val="24"/>
          <w:szCs w:val="24"/>
        </w:rPr>
        <w:t xml:space="preserve">collaborative </w:t>
      </w:r>
      <w:r w:rsidR="006A3ED2">
        <w:rPr>
          <w:rFonts w:ascii="Times New Roman" w:eastAsia="MS Mincho" w:hAnsi="Times New Roman" w:cs="Times New Roman"/>
          <w:sz w:val="24"/>
          <w:szCs w:val="24"/>
        </w:rPr>
        <w:t xml:space="preserve">research </w:t>
      </w:r>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r w:rsidR="006A3ED2">
        <w:rPr>
          <w:rFonts w:ascii="Times New Roman" w:eastAsia="MS Mincho" w:hAnsi="Times New Roman" w:cs="Times New Roman"/>
          <w:sz w:val="24"/>
          <w:szCs w:val="24"/>
        </w:rPr>
        <w:t xml:space="preserve"> for</w:t>
      </w:r>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r w:rsidR="007832D6" w:rsidRPr="00061124">
        <w:rPr>
          <w:rFonts w:ascii="Times New Roman" w:eastAsia="MS Mincho" w:hAnsi="Times New Roman" w:cs="Times New Roman"/>
          <w:sz w:val="24"/>
          <w:szCs w:val="24"/>
        </w:rPr>
        <w:t>change in the</w:t>
      </w:r>
      <w:r w:rsidR="00C03946" w:rsidRPr="00061124">
        <w:rPr>
          <w:rFonts w:ascii="Times New Roman" w:eastAsia="MS Mincho" w:hAnsi="Times New Roman" w:cs="Times New Roman"/>
          <w:sz w:val="24"/>
          <w:szCs w:val="24"/>
        </w:rPr>
        <w:t xml:space="preserve"> environment</w:t>
      </w:r>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r w:rsidR="00396362" w:rsidRPr="00061124">
        <w:rPr>
          <w:rFonts w:ascii="Times New Roman" w:eastAsia="MS Mincho" w:hAnsi="Times New Roman" w:cs="Times New Roman"/>
          <w:sz w:val="24"/>
          <w:szCs w:val="24"/>
        </w:rPr>
        <w:t>(</w:t>
      </w:r>
      <w:r w:rsidR="00061124" w:rsidRPr="00F04846">
        <w:rPr>
          <w:rFonts w:ascii="Times New Roman" w:hAnsi="Times New Roman" w:cs="Times New Roman"/>
          <w:snapToGrid w:val="0"/>
          <w:color w:val="000000"/>
          <w:sz w:val="24"/>
          <w:szCs w:val="24"/>
        </w:rPr>
        <w:t>Y</w:t>
      </w:r>
      <w:r w:rsidR="00061124">
        <w:rPr>
          <w:rFonts w:ascii="Times New Roman" w:hAnsi="Times New Roman" w:cs="Times New Roman"/>
          <w:snapToGrid w:val="0"/>
          <w:color w:val="000000"/>
          <w:sz w:val="24"/>
          <w:szCs w:val="24"/>
        </w:rPr>
        <w:t>in et al., 2018</w:t>
      </w:r>
      <w:r w:rsidR="00396362" w:rsidRPr="00061124">
        <w:rPr>
          <w:rFonts w:ascii="Times New Roman" w:eastAsia="MS Mincho" w:hAnsi="Times New Roman" w:cs="Times New Roman"/>
          <w:sz w:val="24"/>
          <w:szCs w:val="24"/>
        </w:rPr>
        <w:t>)</w:t>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r w:rsidR="007832D6" w:rsidRPr="00061124">
        <w:rPr>
          <w:rFonts w:ascii="Times New Roman" w:eastAsia="MS Mincho" w:hAnsi="Times New Roman" w:cs="Times New Roman"/>
          <w:sz w:val="24"/>
          <w:szCs w:val="24"/>
        </w:rPr>
        <w:t xml:space="preserve">algorithm </w:t>
      </w:r>
      <w:r w:rsidR="00C03946" w:rsidRPr="00061124">
        <w:rPr>
          <w:rFonts w:ascii="Times New Roman" w:eastAsia="MS Mincho" w:hAnsi="Times New Roman" w:cs="Times New Roman"/>
          <w:sz w:val="24"/>
          <w:szCs w:val="24"/>
        </w:rPr>
        <w:t xml:space="preserve">in this paper will </w:t>
      </w:r>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r w:rsidR="00C03946">
        <w:rPr>
          <w:rFonts w:ascii="Times New Roman" w:eastAsia="MS Mincho" w:hAnsi="Times New Roman" w:cs="Times New Roman"/>
          <w:sz w:val="24"/>
          <w:szCs w:val="24"/>
        </w:rPr>
        <w:t xml:space="preserve"> a</w:t>
      </w:r>
      <w:r w:rsidR="00B82A91">
        <w:rPr>
          <w:rFonts w:ascii="Times New Roman" w:eastAsia="MS Mincho" w:hAnsi="Times New Roman" w:cs="Times New Roman"/>
          <w:sz w:val="24"/>
          <w:szCs w:val="24"/>
        </w:rPr>
        <w:t>n</w:t>
      </w:r>
      <w:r w:rsidR="00C03946">
        <w:rPr>
          <w:rFonts w:ascii="Times New Roman" w:eastAsia="MS Mincho" w:hAnsi="Times New Roman" w:cs="Times New Roman"/>
          <w:sz w:val="24"/>
          <w:szCs w:val="24"/>
        </w:rPr>
        <w:t xml:space="preserve"> </w:t>
      </w:r>
      <w:r w:rsidR="00E10B83">
        <w:rPr>
          <w:rFonts w:ascii="Times New Roman" w:eastAsia="MS Mincho" w:hAnsi="Times New Roman" w:cs="Times New Roman"/>
          <w:sz w:val="24"/>
          <w:szCs w:val="24"/>
        </w:rPr>
        <w:t xml:space="preserve">HRC </w:t>
      </w:r>
      <w:r w:rsidR="00F10D4A">
        <w:rPr>
          <w:rFonts w:ascii="Times New Roman" w:eastAsia="MS Mincho" w:hAnsi="Times New Roman" w:cs="Times New Roman"/>
          <w:sz w:val="24"/>
          <w:szCs w:val="24"/>
        </w:rPr>
        <w:t xml:space="preserve">Proactive Adaptive Collaborative Intelligence (PACI) module 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784C641D"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One of the simplest and fastest ways of performing predictive collision detection is to employ “</w:t>
      </w:r>
      <w:r w:rsidRPr="00484DDE">
        <w:rPr>
          <w:rFonts w:ascii="Times New Roman" w:hAnsi="Times New Roman" w:cs="Times New Roman"/>
          <w:i/>
          <w:iCs/>
          <w:sz w:val="24"/>
          <w:szCs w:val="24"/>
        </w:rPr>
        <w:t>Multiple Interference Detection”.</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r w:rsidRPr="00484DDE">
        <w:rPr>
          <w:rFonts w:ascii="Times New Roman" w:hAnsi="Times New Roman" w:cs="Times New Roman"/>
          <w:i/>
          <w:iCs/>
          <w:sz w:val="24"/>
          <w:szCs w:val="24"/>
        </w:rPr>
        <w:t>Swept Volume Interference</w:t>
      </w:r>
      <w:r w:rsidRPr="00484DDE">
        <w:rPr>
          <w:rFonts w:ascii="Times New Roman" w:hAnsi="Times New Roman" w:cs="Times New Roman"/>
          <w:sz w:val="24"/>
          <w:szCs w:val="24"/>
        </w:rPr>
        <w:t>”</w:t>
      </w:r>
      <w:r w:rsidR="00C03946">
        <w:rPr>
          <w:rFonts w:ascii="Times New Roman" w:hAnsi="Times New Roman" w:cs="Times New Roman"/>
          <w:sz w:val="24"/>
          <w:szCs w:val="24"/>
        </w:rPr>
        <w:t>,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collision can be identified by overlaying </w:t>
      </w:r>
      <w:del w:id="25" w:author="Gabe Streitmatter" w:date="2020-04-08T09:09:00Z">
        <w:r w:rsidR="00C25CA2" w:rsidDel="00456D0E">
          <w:rPr>
            <w:rFonts w:ascii="Times New Roman" w:hAnsi="Times New Roman" w:cs="Times New Roman"/>
            <w:sz w:val="24"/>
            <w:szCs w:val="24"/>
          </w:rPr>
          <w:delText xml:space="preserve">such </w:delText>
        </w:r>
      </w:del>
      <w:r w:rsidR="00C25CA2">
        <w:rPr>
          <w:rFonts w:ascii="Times New Roman" w:hAnsi="Times New Roman" w:cs="Times New Roman"/>
          <w:sz w:val="24"/>
          <w:szCs w:val="24"/>
        </w:rPr>
        <w:t xml:space="preserve">swept volumes and </w:t>
      </w:r>
      <w:del w:id="26" w:author="Gabe Streitmatter" w:date="2020-04-08T09:09:00Z">
        <w:r w:rsidR="00C25CA2" w:rsidDel="00456D0E">
          <w:rPr>
            <w:rFonts w:ascii="Times New Roman" w:hAnsi="Times New Roman" w:cs="Times New Roman"/>
            <w:sz w:val="24"/>
            <w:szCs w:val="24"/>
          </w:rPr>
          <w:delText xml:space="preserve">locating any </w:delText>
        </w:r>
        <w:r w:rsidR="002B0EDD" w:rsidDel="00456D0E">
          <w:rPr>
            <w:rFonts w:ascii="Times New Roman" w:hAnsi="Times New Roman" w:cs="Times New Roman"/>
            <w:sz w:val="24"/>
            <w:szCs w:val="24"/>
          </w:rPr>
          <w:delText>locations</w:delText>
        </w:r>
      </w:del>
      <w:ins w:id="27" w:author="Gabe Streitmatter" w:date="2020-04-08T09:09:00Z">
        <w:r w:rsidR="00456D0E">
          <w:rPr>
            <w:rFonts w:ascii="Times New Roman" w:hAnsi="Times New Roman" w:cs="Times New Roman"/>
            <w:sz w:val="24"/>
            <w:szCs w:val="24"/>
          </w:rPr>
          <w:t>identifying</w:t>
        </w:r>
      </w:ins>
      <w:r w:rsidR="00C25CA2">
        <w:rPr>
          <w:rFonts w:ascii="Times New Roman" w:hAnsi="Times New Roman" w:cs="Times New Roman"/>
          <w:sz w:val="24"/>
          <w:szCs w:val="24"/>
        </w:rPr>
        <w:t xml:space="preserve"> where spatial and temporal data intersect</w:t>
      </w:r>
      <w:r w:rsidRPr="00484DDE">
        <w:rPr>
          <w:rFonts w:ascii="Times New Roman" w:hAnsi="Times New Roman" w:cs="Times New Roman"/>
          <w:sz w:val="24"/>
          <w:szCs w:val="24"/>
        </w:rPr>
        <w:t xml:space="preserve"> </w:t>
      </w:r>
      <w:r w:rsidR="00396362">
        <w:rPr>
          <w:rFonts w:ascii="Times New Roman" w:hAnsi="Times New Roman" w:cs="Times New Roman"/>
          <w:sz w:val="24"/>
          <w:szCs w:val="24"/>
        </w:rPr>
        <w:t>(</w:t>
      </w:r>
      <w:r w:rsidR="00396362" w:rsidRPr="00456D0E">
        <w:rPr>
          <w:rFonts w:ascii="Times New Roman" w:hAnsi="Times New Roman" w:cs="Times New Roman"/>
          <w:sz w:val="24"/>
          <w:szCs w:val="24"/>
          <w:rPrChange w:id="28" w:author="Gabe Streitmatter" w:date="2020-04-08T09:09:00Z">
            <w:rPr>
              <w:rFonts w:ascii="Times New Roman" w:hAnsi="Times New Roman" w:cs="Times New Roman"/>
            </w:rPr>
          </w:rPrChange>
        </w:rPr>
        <w:t>Jim</w:t>
      </w:r>
      <w:r w:rsidR="00396362" w:rsidRPr="00456D0E">
        <w:rPr>
          <w:rFonts w:ascii="Times New Roman" w:hAnsi="Times New Roman" w:cs="Times New Roman"/>
          <w:color w:val="000000"/>
          <w:sz w:val="24"/>
          <w:szCs w:val="24"/>
          <w:rPrChange w:id="29" w:author="Gabe Streitmatter" w:date="2020-04-08T09:09:00Z">
            <w:rPr>
              <w:rFonts w:ascii="Times New Roman" w:hAnsi="Times New Roman" w:cs="Times New Roman"/>
              <w:color w:val="000000"/>
            </w:rPr>
          </w:rPrChange>
        </w:rPr>
        <w:t>é</w:t>
      </w:r>
      <w:r w:rsidR="00396362" w:rsidRPr="00456D0E">
        <w:rPr>
          <w:rFonts w:ascii="Times New Roman" w:hAnsi="Times New Roman" w:cs="Times New Roman"/>
          <w:sz w:val="24"/>
          <w:szCs w:val="24"/>
          <w:rPrChange w:id="30" w:author="Gabe Streitmatter" w:date="2020-04-08T09:09:00Z">
            <w:rPr>
              <w:rFonts w:ascii="Times New Roman" w:hAnsi="Times New Roman" w:cs="Times New Roman"/>
            </w:rPr>
          </w:rPrChange>
        </w:rPr>
        <w:t>nez et al., 2001</w:t>
      </w:r>
      <w:r w:rsidR="00396362">
        <w:rPr>
          <w:rFonts w:ascii="Times New Roman" w:hAnsi="Times New Roman" w:cs="Times New Roman"/>
          <w:sz w:val="24"/>
          <w:szCs w:val="24"/>
        </w:rPr>
        <w: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This</w:t>
      </w:r>
      <w:ins w:id="31" w:author="Gabe Streitmatter" w:date="2020-04-08T09:10:00Z">
        <w:r w:rsidR="009C1215">
          <w:rPr>
            <w:rFonts w:ascii="Times New Roman" w:hAnsi="Times New Roman" w:cs="Times New Roman"/>
            <w:sz w:val="24"/>
            <w:szCs w:val="24"/>
          </w:rPr>
          <w:t xml:space="preserve"> </w:t>
        </w:r>
      </w:ins>
      <w:del w:id="32" w:author="Gabe Streitmatter" w:date="2020-04-08T09:09:00Z">
        <w:r w:rsidR="00C25CA2" w:rsidDel="00456D0E">
          <w:rPr>
            <w:rFonts w:ascii="Times New Roman" w:hAnsi="Times New Roman" w:cs="Times New Roman"/>
            <w:sz w:val="24"/>
            <w:szCs w:val="24"/>
          </w:rPr>
          <w:delText xml:space="preserve"> solution</w:delText>
        </w:r>
        <w:r w:rsidRPr="00484DDE" w:rsidDel="00456D0E">
          <w:rPr>
            <w:rFonts w:ascii="Times New Roman" w:hAnsi="Times New Roman" w:cs="Times New Roman"/>
            <w:sz w:val="24"/>
            <w:szCs w:val="24"/>
          </w:rPr>
          <w:delText xml:space="preserve"> </w:delText>
        </w:r>
      </w:del>
      <w:r w:rsidRPr="00484DDE">
        <w:rPr>
          <w:rFonts w:ascii="Times New Roman" w:hAnsi="Times New Roman" w:cs="Times New Roman"/>
          <w:sz w:val="24"/>
          <w:szCs w:val="24"/>
        </w:rPr>
        <w:t>is computationally expensive and</w:t>
      </w:r>
      <w:ins w:id="33" w:author="Gabe Streitmatter" w:date="2020-04-08T09:10:00Z">
        <w:r w:rsidR="009C1215">
          <w:rPr>
            <w:rFonts w:ascii="Times New Roman" w:hAnsi="Times New Roman" w:cs="Times New Roman"/>
            <w:sz w:val="24"/>
            <w:szCs w:val="24"/>
          </w:rPr>
          <w:t xml:space="preserve"> </w:t>
        </w:r>
      </w:ins>
      <w:del w:id="34" w:author="Gabe Streitmatter" w:date="2020-04-08T09:10:00Z">
        <w:r w:rsidRPr="00484DDE" w:rsidDel="00456D0E">
          <w:rPr>
            <w:rFonts w:ascii="Times New Roman" w:hAnsi="Times New Roman" w:cs="Times New Roman"/>
            <w:sz w:val="24"/>
            <w:szCs w:val="24"/>
          </w:rPr>
          <w:delText xml:space="preserve"> thus </w:delText>
        </w:r>
      </w:del>
      <w:r w:rsidRPr="00484DDE">
        <w:rPr>
          <w:rFonts w:ascii="Times New Roman" w:hAnsi="Times New Roman" w:cs="Times New Roman"/>
          <w:sz w:val="24"/>
          <w:szCs w:val="24"/>
        </w:rPr>
        <w:t xml:space="preserve">difficult to implement 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3DE54FC2" w:rsidR="005B1ACE" w:rsidRDefault="005B1ACE"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One </w:t>
      </w:r>
      <w:r w:rsidR="00412228">
        <w:rPr>
          <w:rFonts w:ascii="Times New Roman" w:hAnsi="Times New Roman" w:cs="Times New Roman"/>
          <w:sz w:val="24"/>
          <w:szCs w:val="24"/>
        </w:rPr>
        <w:t xml:space="preserve">combination </w:t>
      </w:r>
      <w:r>
        <w:rPr>
          <w:rFonts w:ascii="Times New Roman" w:hAnsi="Times New Roman" w:cs="Times New Roman"/>
          <w:sz w:val="24"/>
          <w:szCs w:val="24"/>
        </w:rPr>
        <w:t xml:space="preserve">of </w:t>
      </w:r>
      <w:r w:rsidR="00412228">
        <w:rPr>
          <w:rFonts w:ascii="Times New Roman" w:hAnsi="Times New Roman" w:cs="Times New Roman"/>
          <w:sz w:val="24"/>
          <w:szCs w:val="24"/>
        </w:rPr>
        <w:t>both approaches</w:t>
      </w:r>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r w:rsidR="00412228">
        <w:rPr>
          <w:rFonts w:ascii="Times New Roman" w:hAnsi="Times New Roman" w:cs="Times New Roman"/>
          <w:sz w:val="24"/>
          <w:szCs w:val="24"/>
        </w:rPr>
        <w:t>where a</w:t>
      </w:r>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w:t>
      </w:r>
      <w:ins w:id="35" w:author="Gabe Streitmatter" w:date="2020-04-08T09:11:00Z">
        <w:r w:rsidR="009C1215">
          <w:rPr>
            <w:rFonts w:ascii="Times New Roman" w:hAnsi="Times New Roman" w:cs="Times New Roman"/>
            <w:sz w:val="24"/>
            <w:szCs w:val="24"/>
          </w:rPr>
          <w:t xml:space="preserve"> analytically</w:t>
        </w:r>
      </w:ins>
      <w:r>
        <w:rPr>
          <w:rFonts w:ascii="Times New Roman" w:hAnsi="Times New Roman" w:cs="Times New Roman"/>
          <w:sz w:val="24"/>
          <w:szCs w:val="24"/>
        </w:rPr>
        <w:t>,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a large number of samples to construct the surface.</w:t>
      </w:r>
    </w:p>
    <w:p w14:paraId="5BE69176" w14:textId="5E06F8F9"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lastRenderedPageBreak/>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w:t>
      </w:r>
      <w:del w:id="36" w:author="WIENS,GLORIA J" w:date="2020-04-05T19:40:00Z">
        <w:r w:rsidDel="0016453C">
          <w:rPr>
            <w:rFonts w:ascii="Times New Roman" w:hAnsi="Times New Roman" w:cs="Times New Roman"/>
            <w:sz w:val="24"/>
            <w:szCs w:val="24"/>
          </w:rPr>
          <w:delText>higher speed</w:delText>
        </w:r>
      </w:del>
      <w:ins w:id="37" w:author="WIENS,GLORIA J" w:date="2020-04-05T19:40:00Z">
        <w:r w:rsidR="0016453C">
          <w:rPr>
            <w:rFonts w:ascii="Times New Roman" w:hAnsi="Times New Roman" w:cs="Times New Roman"/>
            <w:sz w:val="24"/>
            <w:szCs w:val="24"/>
          </w:rPr>
          <w:t>computationally faster</w:t>
        </w:r>
      </w:ins>
      <w:r>
        <w:rPr>
          <w:rFonts w:ascii="Times New Roman" w:hAnsi="Times New Roman" w:cs="Times New Roman"/>
          <w:sz w:val="24"/>
          <w:szCs w:val="24"/>
        </w:rPr>
        <w:t xml:space="preserve">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r w:rsidR="007832D6">
        <w:rPr>
          <w:rFonts w:ascii="Times New Roman" w:hAnsi="Times New Roman" w:cs="Times New Roman"/>
          <w:sz w:val="24"/>
          <w:szCs w:val="24"/>
        </w:rPr>
        <w:t>B</w:t>
      </w:r>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6084D262"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assumes as its only input </w:t>
      </w:r>
      <w:r w:rsidR="00BB7C19">
        <w:rPr>
          <w:rFonts w:ascii="Times New Roman" w:hAnsi="Times New Roman" w:cs="Times New Roman"/>
          <w:iCs/>
          <w:color w:val="000000"/>
          <w:sz w:val="24"/>
          <w:szCs w:val="24"/>
        </w:rPr>
        <w:t xml:space="preserve">the predicted motion derived from </w:t>
      </w:r>
      <w:r>
        <w:rPr>
          <w:rFonts w:ascii="Times New Roman" w:hAnsi="Times New Roman" w:cs="Times New Roman"/>
          <w:iCs/>
          <w:color w:val="000000"/>
          <w:sz w:val="24"/>
          <w:szCs w:val="24"/>
        </w:rPr>
        <w:t xml:space="preserve">simulated sensor data describing </w:t>
      </w:r>
      <w:r w:rsidR="001937B3">
        <w:rPr>
          <w:rFonts w:ascii="Times New Roman" w:hAnsi="Times New Roman" w:cs="Times New Roman"/>
          <w:iCs/>
          <w:color w:val="000000"/>
          <w:sz w:val="24"/>
          <w:szCs w:val="24"/>
        </w:rPr>
        <w:t xml:space="preserve">joint angles </w:t>
      </w:r>
      <w:r w:rsidR="00BB7C19">
        <w:rPr>
          <w:rFonts w:ascii="Times New Roman" w:hAnsi="Times New Roman" w:cs="Times New Roman"/>
          <w:iCs/>
          <w:color w:val="000000"/>
          <w:sz w:val="24"/>
          <w:szCs w:val="24"/>
        </w:rPr>
        <w:t xml:space="preserve">of </w:t>
      </w:r>
      <w:r>
        <w:rPr>
          <w:rFonts w:ascii="Times New Roman" w:hAnsi="Times New Roman" w:cs="Times New Roman"/>
          <w:iCs/>
          <w:color w:val="000000"/>
          <w:sz w:val="24"/>
          <w:szCs w:val="24"/>
        </w:rPr>
        <w:t>a human</w:t>
      </w:r>
      <w:r w:rsidR="00BB7C19">
        <w:rPr>
          <w:rFonts w:ascii="Times New Roman" w:hAnsi="Times New Roman" w:cs="Times New Roman"/>
          <w:iCs/>
          <w:color w:val="000000"/>
          <w:sz w:val="24"/>
          <w:szCs w:val="24"/>
        </w:rPr>
        <w:t>’s articulated multi-link bod</w:t>
      </w:r>
      <w:r w:rsidR="00EE1668">
        <w:rPr>
          <w:rFonts w:ascii="Times New Roman" w:hAnsi="Times New Roman" w:cs="Times New Roman"/>
          <w:iCs/>
          <w:color w:val="000000"/>
          <w:sz w:val="24"/>
          <w:szCs w:val="24"/>
        </w:rPr>
        <w:t>y</w:t>
      </w:r>
      <w:r>
        <w:rPr>
          <w:rFonts w:ascii="Times New Roman" w:hAnsi="Times New Roman" w:cs="Times New Roman"/>
          <w:iCs/>
          <w:color w:val="000000"/>
          <w:sz w:val="24"/>
          <w:szCs w:val="24"/>
        </w:rPr>
        <w:t xml:space="preserve"> at various instants in time</w:t>
      </w:r>
      <w:r w:rsidR="00484DDE" w:rsidRPr="00484DDE">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techniques are</w:t>
      </w:r>
      <w:r>
        <w:rPr>
          <w:rFonts w:ascii="Times New Roman" w:hAnsi="Times New Roman" w:cs="Times New Roman"/>
          <w:iCs/>
          <w:color w:val="000000"/>
          <w:sz w:val="24"/>
          <w:szCs w:val="24"/>
        </w:rPr>
        <w:t xml:space="preserve"> used to define boundary points outlining the human at each </w:t>
      </w:r>
      <w:r w:rsidR="00342D92">
        <w:rPr>
          <w:rFonts w:ascii="Times New Roman" w:hAnsi="Times New Roman" w:cs="Times New Roman"/>
          <w:iCs/>
          <w:color w:val="000000"/>
          <w:sz w:val="24"/>
          <w:szCs w:val="24"/>
        </w:rPr>
        <w:t xml:space="preserve">predicted </w:t>
      </w:r>
      <w:r>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Pr>
          <w:rFonts w:ascii="Times New Roman" w:hAnsi="Times New Roman" w:cs="Times New Roman"/>
          <w:iCs/>
          <w:color w:val="000000"/>
          <w:sz w:val="24"/>
          <w:szCs w:val="24"/>
        </w:rPr>
        <w:t>This approach is able to strike a tradeoff between “</w:t>
      </w:r>
      <w:r w:rsidR="00300EE0">
        <w:rPr>
          <w:rFonts w:ascii="Times New Roman" w:hAnsi="Times New Roman" w:cs="Times New Roman"/>
          <w:i/>
          <w:color w:val="000000"/>
          <w:sz w:val="24"/>
          <w:szCs w:val="24"/>
        </w:rPr>
        <w:t>Swept Surface</w:t>
      </w:r>
      <w:r w:rsidR="00B8767D">
        <w:rPr>
          <w:rFonts w:ascii="Times New Roman" w:hAnsi="Times New Roman" w:cs="Times New Roman"/>
          <w:i/>
          <w:color w:val="000000"/>
          <w:sz w:val="24"/>
          <w:szCs w:val="24"/>
        </w:rPr>
        <w:t xml:space="preserve"> Interference</w:t>
      </w:r>
      <w:r w:rsidR="00300EE0">
        <w:rPr>
          <w:rFonts w:ascii="Times New Roman" w:hAnsi="Times New Roman" w:cs="Times New Roman"/>
          <w:i/>
          <w:color w:val="000000"/>
          <w:sz w:val="24"/>
          <w:szCs w:val="24"/>
        </w:rPr>
        <w:t xml:space="preserve">” </w:t>
      </w:r>
      <w:r w:rsidR="00300EE0">
        <w:rPr>
          <w:rFonts w:ascii="Times New Roman" w:hAnsi="Times New Roman" w:cs="Times New Roman"/>
          <w:iCs/>
          <w:color w:val="000000"/>
          <w:sz w:val="24"/>
          <w:szCs w:val="24"/>
        </w:rPr>
        <w:t>and “</w:t>
      </w:r>
      <w:r w:rsidR="00300EE0">
        <w:rPr>
          <w:rFonts w:ascii="Times New Roman" w:hAnsi="Times New Roman" w:cs="Times New Roman"/>
          <w:i/>
          <w:color w:val="000000"/>
          <w:sz w:val="24"/>
          <w:szCs w:val="24"/>
        </w:rPr>
        <w:t xml:space="preserve">Multiple Detection </w:t>
      </w:r>
      <w:r w:rsidR="00B8767D">
        <w:rPr>
          <w:rFonts w:ascii="Times New Roman" w:hAnsi="Times New Roman" w:cs="Times New Roman"/>
          <w:i/>
          <w:color w:val="000000"/>
          <w:sz w:val="24"/>
          <w:szCs w:val="24"/>
        </w:rPr>
        <w:t>Interference</w:t>
      </w:r>
      <w:r w:rsidR="00300EE0">
        <w:rPr>
          <w:rFonts w:ascii="Times New Roman" w:hAnsi="Times New Roman" w:cs="Times New Roman"/>
          <w:i/>
          <w:color w:val="000000"/>
          <w:sz w:val="24"/>
          <w:szCs w:val="24"/>
        </w:rPr>
        <w:t>”</w:t>
      </w:r>
      <w:r w:rsidR="00300EE0">
        <w:rPr>
          <w:rFonts w:ascii="Times New Roman" w:hAnsi="Times New Roman" w:cs="Times New Roman"/>
          <w:iCs/>
          <w:color w:val="000000"/>
          <w:sz w:val="24"/>
          <w:szCs w:val="24"/>
        </w:rPr>
        <w:t xml:space="preserve"> methods by interpolating between a lower frequency sampling to create a continuous surface. </w:t>
      </w:r>
      <w:r w:rsidR="00C24233">
        <w:rPr>
          <w:rFonts w:ascii="Times New Roman" w:hAnsi="Times New Roman" w:cs="Times New Roman"/>
          <w:sz w:val="24"/>
          <w:szCs w:val="24"/>
        </w:rPr>
        <w:t xml:space="preserve">Furthermore, since the swept volume is described only by the boundary surface, </w:t>
      </w:r>
      <w:commentRangeStart w:id="38"/>
      <w:r w:rsidR="00C24233">
        <w:rPr>
          <w:rFonts w:ascii="Times New Roman" w:hAnsi="Times New Roman" w:cs="Times New Roman"/>
          <w:sz w:val="24"/>
          <w:szCs w:val="24"/>
        </w:rPr>
        <w:t>points within the surface do not need to be characterized</w:t>
      </w:r>
      <w:commentRangeEnd w:id="38"/>
      <w:r w:rsidR="002C27E0">
        <w:rPr>
          <w:rStyle w:val="CommentReference"/>
          <w:rFonts w:ascii="Times New Roman" w:eastAsia="Times New Roman" w:hAnsi="Times New Roman" w:cs="Times New Roman"/>
          <w:kern w:val="14"/>
        </w:rPr>
        <w:commentReference w:id="38"/>
      </w:r>
      <w:r w:rsidR="00C24233">
        <w:rPr>
          <w:rFonts w:ascii="Times New Roman" w:hAnsi="Times New Roman" w:cs="Times New Roman"/>
          <w:sz w:val="24"/>
          <w:szCs w:val="24"/>
        </w:rPr>
        <w:t xml:space="preserve">, greatly reducing computer memory and computational costs. </w:t>
      </w:r>
      <w:ins w:id="39" w:author="Gabe Streitmatter" w:date="2020-04-08T07:52:00Z">
        <w:r w:rsidR="001E7AFD">
          <w:rPr>
            <w:rFonts w:ascii="Times New Roman" w:hAnsi="Times New Roman" w:cs="Times New Roman"/>
            <w:sz w:val="24"/>
            <w:szCs w:val="24"/>
          </w:rPr>
          <w:t xml:space="preserve">For </w:t>
        </w:r>
      </w:ins>
      <w:ins w:id="40" w:author="Gabe Streitmatter" w:date="2020-04-08T07:53:00Z">
        <w:r w:rsidR="001E7AFD">
          <w:rPr>
            <w:rFonts w:ascii="Times New Roman" w:hAnsi="Times New Roman" w:cs="Times New Roman"/>
            <w:sz w:val="24"/>
            <w:szCs w:val="24"/>
          </w:rPr>
          <w:t xml:space="preserve">collision detection, only the surface needs to be modeled as it can be assumed that if another volume passes into the space of the swept volume, </w:t>
        </w:r>
      </w:ins>
      <w:ins w:id="41" w:author="Gabe Streitmatter" w:date="2020-04-08T07:54:00Z">
        <w:r w:rsidR="001E7AFD">
          <w:rPr>
            <w:rFonts w:ascii="Times New Roman" w:hAnsi="Times New Roman" w:cs="Times New Roman"/>
            <w:sz w:val="24"/>
            <w:szCs w:val="24"/>
          </w:rPr>
          <w:t>it must first go through and col</w:t>
        </w:r>
      </w:ins>
      <w:ins w:id="42" w:author="Gabe Streitmatter" w:date="2020-04-08T07:55:00Z">
        <w:r w:rsidR="001E7AFD">
          <w:rPr>
            <w:rFonts w:ascii="Times New Roman" w:hAnsi="Times New Roman" w:cs="Times New Roman"/>
            <w:sz w:val="24"/>
            <w:szCs w:val="24"/>
          </w:rPr>
          <w:t xml:space="preserve">lide with </w:t>
        </w:r>
      </w:ins>
      <w:ins w:id="43" w:author="Gabe Streitmatter" w:date="2020-04-08T07:54:00Z">
        <w:r w:rsidR="001E7AFD">
          <w:rPr>
            <w:rFonts w:ascii="Times New Roman" w:hAnsi="Times New Roman" w:cs="Times New Roman"/>
            <w:sz w:val="24"/>
            <w:szCs w:val="24"/>
          </w:rPr>
          <w:t xml:space="preserve">the swept boundary. </w:t>
        </w:r>
      </w:ins>
      <w:r w:rsidR="00300EE0">
        <w:rPr>
          <w:rFonts w:ascii="Times New Roman" w:hAnsi="Times New Roman" w:cs="Times New Roman"/>
          <w:sz w:val="24"/>
          <w:szCs w:val="24"/>
        </w:rPr>
        <w:t>The same approach is then applied to</w:t>
      </w:r>
      <w:r w:rsidR="00342D92">
        <w:rPr>
          <w:rFonts w:ascii="Times New Roman" w:hAnsi="Times New Roman" w:cs="Times New Roman"/>
          <w:sz w:val="24"/>
          <w:szCs w:val="24"/>
        </w:rPr>
        <w:t xml:space="preserve"> the</w:t>
      </w:r>
      <w:r w:rsidR="00300EE0">
        <w:rPr>
          <w:rFonts w:ascii="Times New Roman" w:hAnsi="Times New Roman" w:cs="Times New Roman"/>
          <w:sz w:val="24"/>
          <w:szCs w:val="24"/>
        </w:rPr>
        <w:t xml:space="preserve"> robot. Simulations of the robot and human in </w:t>
      </w:r>
      <w:r w:rsidR="007832D6">
        <w:rPr>
          <w:rFonts w:ascii="Times New Roman" w:hAnsi="Times New Roman" w:cs="Times New Roman"/>
          <w:sz w:val="24"/>
          <w:szCs w:val="24"/>
        </w:rPr>
        <w:t xml:space="preserve">a </w:t>
      </w:r>
      <w:ins w:id="44" w:author="WIENS,GLORIA J" w:date="2020-04-05T18:29:00Z">
        <w:r w:rsidR="00590622">
          <w:rPr>
            <w:rFonts w:ascii="Times New Roman" w:hAnsi="Times New Roman" w:cs="Times New Roman"/>
            <w:sz w:val="24"/>
            <w:szCs w:val="24"/>
          </w:rPr>
          <w:t xml:space="preserve">shared </w:t>
        </w:r>
      </w:ins>
      <w:r w:rsidR="007832D6">
        <w:rPr>
          <w:rFonts w:ascii="Times New Roman" w:hAnsi="Times New Roman" w:cs="Times New Roman"/>
          <w:sz w:val="24"/>
          <w:szCs w:val="24"/>
        </w:rPr>
        <w:t>workspace</w:t>
      </w:r>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 </w:t>
      </w:r>
      <w:r w:rsidR="0088619D">
        <w:rPr>
          <w:rFonts w:ascii="Times New Roman" w:hAnsi="Times New Roman" w:cs="Times New Roman"/>
          <w:sz w:val="24"/>
          <w:szCs w:val="24"/>
        </w:rPr>
        <w:t>of the algorithm.</w:t>
      </w:r>
    </w:p>
    <w:p w14:paraId="686A2049" w14:textId="291DD45B" w:rsidR="00BB64A4" w:rsidRDefault="00F965F5" w:rsidP="0031463D">
      <w:pPr>
        <w:pStyle w:val="Second-LevelHeading-JUR"/>
        <w:spacing w:before="240" w:after="240"/>
      </w:pPr>
      <w:r>
        <w:t>Overview of the Approach</w:t>
      </w:r>
    </w:p>
    <w:p w14:paraId="432FD663" w14:textId="03075EBB" w:rsidR="00BE7389" w:rsidRDefault="00592F7D" w:rsidP="00592F7D">
      <w:pPr>
        <w:spacing w:line="360" w:lineRule="auto"/>
        <w:rPr>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w:t>
      </w:r>
      <w:del w:id="45" w:author="WIENS,GLORIA J" w:date="2020-04-05T19:58:00Z">
        <w:r w:rsidR="00BE7389" w:rsidDel="00592C26">
          <w:rPr>
            <w:rFonts w:ascii="Times New Roman" w:hAnsi="Times New Roman" w:cs="Times New Roman"/>
            <w:sz w:val="24"/>
            <w:szCs w:val="24"/>
          </w:rPr>
          <w:delText xml:space="preserve">a </w:delText>
        </w:r>
      </w:del>
      <w:r w:rsidR="00BE7389">
        <w:rPr>
          <w:rFonts w:ascii="Times New Roman" w:hAnsi="Times New Roman" w:cs="Times New Roman"/>
          <w:sz w:val="24"/>
          <w:szCs w:val="24"/>
        </w:rPr>
        <w:t xml:space="preserve">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location. This </w:t>
      </w:r>
      <w:r w:rsidR="007832D6">
        <w:rPr>
          <w:rFonts w:ascii="Times New Roman" w:hAnsi="Times New Roman" w:cs="Times New Roman"/>
          <w:sz w:val="24"/>
          <w:szCs w:val="24"/>
        </w:rPr>
        <w:t xml:space="preserve">grid </w:t>
      </w:r>
      <w:r w:rsidR="005D1D04">
        <w:rPr>
          <w:rFonts w:ascii="Times New Roman" w:hAnsi="Times New Roman" w:cs="Times New Roman"/>
          <w:sz w:val="24"/>
          <w:szCs w:val="24"/>
        </w:rPr>
        <w:t xml:space="preserve">allows for direct comparison between multiple swept volumes. </w:t>
      </w:r>
      <w:r w:rsidR="00BC742A">
        <w:rPr>
          <w:rFonts w:ascii="Times New Roman" w:hAnsi="Times New Roman" w:cs="Times New Roman"/>
          <w:sz w:val="24"/>
          <w:szCs w:val="24"/>
        </w:rPr>
        <w:t>T</w:t>
      </w:r>
      <w:r w:rsidR="00BE7389" w:rsidRPr="00592F7D">
        <w:rPr>
          <w:rFonts w:ascii="Times New Roman" w:hAnsi="Times New Roman" w:cs="Times New Roman"/>
          <w:sz w:val="24"/>
          <w:szCs w:val="24"/>
        </w:rPr>
        <w:t xml:space="preserve">he </w:t>
      </w:r>
      <w:r w:rsidR="007832D6">
        <w:rPr>
          <w:rFonts w:ascii="Times New Roman" w:hAnsi="Times New Roman" w:cs="Times New Roman"/>
          <w:sz w:val="24"/>
          <w:szCs w:val="24"/>
        </w:rPr>
        <w:t xml:space="preserve">remainder of the </w:t>
      </w:r>
      <w:r w:rsidR="00BE7389">
        <w:rPr>
          <w:rFonts w:ascii="Times New Roman" w:hAnsi="Times New Roman" w:cs="Times New Roman"/>
          <w:sz w:val="24"/>
          <w:szCs w:val="24"/>
        </w:rPr>
        <w:t>algorithm</w:t>
      </w:r>
      <w:r w:rsidR="007832D6">
        <w:rPr>
          <w:rFonts w:ascii="Times New Roman" w:hAnsi="Times New Roman" w:cs="Times New Roman"/>
          <w:sz w:val="24"/>
          <w:szCs w:val="24"/>
        </w:rPr>
        <w:t xml:space="preserve"> executes</w:t>
      </w:r>
      <w:r w:rsidR="00BE7389">
        <w:rPr>
          <w:rFonts w:ascii="Times New Roman" w:hAnsi="Times New Roman" w:cs="Times New Roman"/>
          <w:sz w:val="24"/>
          <w:szCs w:val="24"/>
        </w:rPr>
        <w:t xml:space="preserve"> three general steps.</w:t>
      </w:r>
    </w:p>
    <w:p w14:paraId="78687E6C" w14:textId="07661A80"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First</w:t>
      </w:r>
      <w:ins w:id="46" w:author="WIENS,GLORIA J" w:date="2020-04-05T21:19:00Z">
        <w:r w:rsidR="00812F6A">
          <w:rPr>
            <w:rFonts w:ascii="Times New Roman" w:hAnsi="Times New Roman" w:cs="Times New Roman"/>
            <w:sz w:val="24"/>
            <w:szCs w:val="24"/>
          </w:rPr>
          <w:t xml:space="preserve"> as shown in Figure 1</w:t>
        </w:r>
      </w:ins>
      <w:r w:rsidR="00592F7D">
        <w:rPr>
          <w:rFonts w:ascii="Times New Roman" w:hAnsi="Times New Roman" w:cs="Times New Roman"/>
          <w:sz w:val="24"/>
          <w:szCs w:val="24"/>
        </w:rPr>
        <w:t>, boundary points</w:t>
      </w:r>
      <w:ins w:id="47" w:author="WIENS,GLORIA J" w:date="2020-04-05T20:42:00Z">
        <w:r w:rsidR="005D3CFE">
          <w:rPr>
            <w:rFonts w:ascii="Times New Roman" w:hAnsi="Times New Roman" w:cs="Times New Roman"/>
            <w:sz w:val="24"/>
            <w:szCs w:val="24"/>
          </w:rPr>
          <w:t xml:space="preserve"> (</w:t>
        </w:r>
      </w:ins>
      <w:ins w:id="48" w:author="WIENS,GLORIA J" w:date="2020-04-05T21:17:00Z">
        <w:r w:rsidR="00812F6A">
          <w:rPr>
            <w:rFonts w:ascii="Times New Roman" w:hAnsi="Times New Roman" w:cs="Times New Roman"/>
            <w:sz w:val="24"/>
            <w:szCs w:val="24"/>
          </w:rPr>
          <w:t xml:space="preserve">joint offsets, </w:t>
        </w:r>
      </w:ins>
      <w:ins w:id="49" w:author="WIENS,GLORIA J" w:date="2020-04-05T20:42:00Z">
        <w:r w:rsidR="005D3CFE">
          <w:rPr>
            <w:rFonts w:ascii="Times New Roman" w:hAnsi="Times New Roman" w:cs="Times New Roman"/>
            <w:sz w:val="24"/>
            <w:szCs w:val="24"/>
          </w:rPr>
          <w:t>shown in red)</w:t>
        </w:r>
      </w:ins>
      <w:r w:rsidR="00592F7D">
        <w:rPr>
          <w:rFonts w:ascii="Times New Roman" w:hAnsi="Times New Roman" w:cs="Times New Roman"/>
          <w:sz w:val="24"/>
          <w:szCs w:val="24"/>
        </w:rPr>
        <w:t xml:space="preserve">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ins w:id="50" w:author="WIENS,GLORIA J" w:date="2020-04-05T20:42:00Z">
        <w:del w:id="51" w:author="Gabe Streitmatter" w:date="2020-04-08T08:18:00Z">
          <w:r w:rsidR="005D3CFE" w:rsidDel="008D4A5B">
            <w:rPr>
              <w:rFonts w:ascii="Times New Roman" w:hAnsi="Times New Roman" w:cs="Times New Roman"/>
              <w:sz w:val="24"/>
              <w:szCs w:val="24"/>
            </w:rPr>
            <w:delText xml:space="preserve"> </w:delText>
          </w:r>
          <w:commentRangeStart w:id="52"/>
          <w:r w:rsidR="005D3CFE" w:rsidDel="008D4A5B">
            <w:rPr>
              <w:rFonts w:ascii="Times New Roman" w:hAnsi="Times New Roman" w:cs="Times New Roman"/>
              <w:sz w:val="24"/>
              <w:szCs w:val="24"/>
            </w:rPr>
            <w:delText>(shown in blue)</w:delText>
          </w:r>
        </w:del>
      </w:ins>
      <w:del w:id="53" w:author="Gabe Streitmatter" w:date="2020-04-08T08:18:00Z">
        <w:r w:rsidR="008B5FDA" w:rsidDel="008D4A5B">
          <w:rPr>
            <w:rFonts w:ascii="Times New Roman" w:hAnsi="Times New Roman" w:cs="Times New Roman"/>
            <w:sz w:val="24"/>
            <w:szCs w:val="24"/>
          </w:rPr>
          <w:delText xml:space="preserve">. </w:delText>
        </w:r>
        <w:commentRangeEnd w:id="52"/>
        <w:r w:rsidR="00007283" w:rsidDel="008D4A5B">
          <w:rPr>
            <w:rStyle w:val="CommentReference"/>
            <w:rFonts w:ascii="Times New Roman" w:eastAsia="Times New Roman" w:hAnsi="Times New Roman" w:cs="Times New Roman"/>
            <w:kern w:val="14"/>
          </w:rPr>
          <w:commentReference w:id="52"/>
        </w:r>
      </w:del>
      <w:ins w:id="54" w:author="Gabe Streitmatter" w:date="2020-04-08T08:18:00Z">
        <w:r w:rsidR="008D4A5B">
          <w:rPr>
            <w:rFonts w:ascii="Times New Roman" w:hAnsi="Times New Roman" w:cs="Times New Roman"/>
            <w:sz w:val="24"/>
            <w:szCs w:val="24"/>
          </w:rPr>
          <w:t xml:space="preserve">. </w:t>
        </w:r>
      </w:ins>
      <w:r w:rsidR="001937B3">
        <w:rPr>
          <w:rFonts w:ascii="Times New Roman" w:hAnsi="Times New Roman" w:cs="Times New Roman"/>
          <w:sz w:val="24"/>
          <w:szCs w:val="24"/>
        </w:rPr>
        <w:t xml:space="preserve">These locations are determined directly from the input joint angles through </w:t>
      </w:r>
      <w:r w:rsidR="001937B3">
        <w:rPr>
          <w:rFonts w:ascii="Times New Roman" w:hAnsi="Times New Roman" w:cs="Times New Roman"/>
          <w:sz w:val="24"/>
          <w:szCs w:val="24"/>
        </w:rPr>
        <w:lastRenderedPageBreak/>
        <w:t xml:space="preserve">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w:t>
      </w:r>
      <w:commentRangeStart w:id="55"/>
      <w:r w:rsidR="008B5FDA">
        <w:rPr>
          <w:rFonts w:ascii="Times New Roman" w:hAnsi="Times New Roman" w:cs="Times New Roman"/>
          <w:sz w:val="24"/>
          <w:szCs w:val="24"/>
        </w:rPr>
        <w:t>direction</w:t>
      </w:r>
      <w:r w:rsidR="001937B3">
        <w:rPr>
          <w:rFonts w:ascii="Times New Roman" w:hAnsi="Times New Roman" w:cs="Times New Roman"/>
          <w:sz w:val="24"/>
          <w:szCs w:val="24"/>
        </w:rPr>
        <w:t xml:space="preserve"> normal to the initial orientation of the human</w:t>
      </w:r>
      <w:commentRangeEnd w:id="55"/>
      <w:r w:rsidR="00BC742A">
        <w:rPr>
          <w:rFonts w:ascii="Times New Roman" w:hAnsi="Times New Roman" w:cs="Times New Roman"/>
          <w:sz w:val="24"/>
          <w:szCs w:val="24"/>
        </w:rPr>
        <w:t xml:space="preserve">. As seen in Figure 1, the normal direction would be out of the page. </w:t>
      </w:r>
      <w:r w:rsidR="00922E50">
        <w:rPr>
          <w:rFonts w:ascii="Times New Roman" w:hAnsi="Times New Roman" w:cs="Times New Roman"/>
          <w:sz w:val="24"/>
          <w:szCs w:val="24"/>
        </w:rPr>
        <w:t xml:space="preserve">The initial orientation is </w:t>
      </w:r>
      <w:r w:rsidR="00BC742A">
        <w:rPr>
          <w:rFonts w:ascii="Times New Roman" w:hAnsi="Times New Roman" w:cs="Times New Roman"/>
          <w:sz w:val="24"/>
          <w:szCs w:val="24"/>
        </w:rPr>
        <w:t>a consequence of how the coordinate systems used to model each joint are defined.</w:t>
      </w:r>
      <w:r w:rsidR="00922E50">
        <w:rPr>
          <w:rFonts w:ascii="Times New Roman" w:hAnsi="Times New Roman" w:cs="Times New Roman"/>
          <w:sz w:val="24"/>
          <w:szCs w:val="24"/>
        </w:rPr>
        <w:t xml:space="preserve"> </w:t>
      </w:r>
      <w:r w:rsidR="004F1842">
        <w:rPr>
          <w:rStyle w:val="CommentReference"/>
          <w:rFonts w:ascii="Times New Roman" w:eastAsia="Times New Roman" w:hAnsi="Times New Roman" w:cs="Times New Roman"/>
          <w:kern w:val="14"/>
        </w:rPr>
        <w:commentReference w:id="55"/>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r w:rsidR="00BC742A">
        <w:rPr>
          <w:rFonts w:ascii="Times New Roman" w:hAnsi="Times New Roman" w:cs="Times New Roman"/>
          <w:sz w:val="24"/>
          <w:szCs w:val="24"/>
        </w:rPr>
        <w:t>, creating a side profile of the human</w:t>
      </w:r>
      <w:r w:rsidR="00F63F15">
        <w:rPr>
          <w:rFonts w:ascii="Times New Roman" w:hAnsi="Times New Roman" w:cs="Times New Roman"/>
          <w:sz w:val="24"/>
          <w:szCs w:val="24"/>
        </w:rPr>
        <w:t xml:space="preserve"> </w:t>
      </w:r>
      <w:r w:rsidR="00BC742A">
        <w:rPr>
          <w:rFonts w:ascii="Times New Roman" w:hAnsi="Times New Roman" w:cs="Times New Roman"/>
          <w:sz w:val="24"/>
          <w:szCs w:val="24"/>
        </w:rPr>
        <w:t>(</w:t>
      </w:r>
      <w:commentRangeStart w:id="56"/>
      <w:r w:rsidR="00A93E73" w:rsidRPr="00A751A6">
        <w:rPr>
          <w:rFonts w:ascii="Times New Roman" w:hAnsi="Times New Roman" w:cs="Times New Roman"/>
          <w:sz w:val="24"/>
          <w:szCs w:val="24"/>
        </w:rPr>
        <w:t>Figure 2</w:t>
      </w:r>
      <w:r w:rsidR="00F63F15">
        <w:rPr>
          <w:rFonts w:ascii="Times New Roman" w:hAnsi="Times New Roman" w:cs="Times New Roman"/>
          <w:sz w:val="24"/>
          <w:szCs w:val="24"/>
        </w:rPr>
        <w:t>)</w:t>
      </w:r>
      <w:commentRangeEnd w:id="56"/>
      <w:r w:rsidR="00F63F15">
        <w:rPr>
          <w:rStyle w:val="CommentReference"/>
          <w:rFonts w:ascii="Times New Roman" w:eastAsia="Times New Roman" w:hAnsi="Times New Roman" w:cs="Times New Roman"/>
          <w:kern w:val="14"/>
        </w:rPr>
        <w:commentReference w:id="56"/>
      </w:r>
      <w:r w:rsidR="008B5FDA">
        <w:rPr>
          <w:rFonts w:ascii="Times New Roman" w:hAnsi="Times New Roman" w:cs="Times New Roman"/>
          <w:sz w:val="24"/>
          <w:szCs w:val="24"/>
        </w:rPr>
        <w:t xml:space="preserve">. This defines a </w:t>
      </w:r>
      <w:r w:rsidR="00BC742A">
        <w:rPr>
          <w:rFonts w:ascii="Times New Roman" w:hAnsi="Times New Roman" w:cs="Times New Roman"/>
          <w:sz w:val="24"/>
          <w:szCs w:val="24"/>
        </w:rPr>
        <w:t>3-D</w:t>
      </w:r>
      <w:r w:rsidR="008B5FDA">
        <w:rPr>
          <w:rFonts w:ascii="Times New Roman" w:hAnsi="Times New Roman" w:cs="Times New Roman"/>
          <w:sz w:val="24"/>
          <w:szCs w:val="24"/>
        </w:rPr>
        <w:t xml:space="preserve"> boundary of the human at one instance in time</w:t>
      </w:r>
      <w:r w:rsidR="00BC742A">
        <w:rPr>
          <w:rFonts w:ascii="Times New Roman" w:hAnsi="Times New Roman" w:cs="Times New Roman"/>
          <w:sz w:val="24"/>
          <w:szCs w:val="24"/>
        </w:rPr>
        <w:t>, such that as each link</w:t>
      </w:r>
      <w:del w:id="57" w:author="WIENS,GLORIA J" w:date="2020-04-05T20:12:00Z">
        <w:r w:rsidR="00BC742A" w:rsidDel="0015292F">
          <w:rPr>
            <w:rFonts w:ascii="Times New Roman" w:hAnsi="Times New Roman" w:cs="Times New Roman"/>
            <w:sz w:val="24"/>
            <w:szCs w:val="24"/>
          </w:rPr>
          <w:delText>age</w:delText>
        </w:r>
      </w:del>
      <w:r w:rsidR="00BC742A">
        <w:rPr>
          <w:rFonts w:ascii="Times New Roman" w:hAnsi="Times New Roman" w:cs="Times New Roman"/>
          <w:sz w:val="24"/>
          <w:szCs w:val="24"/>
        </w:rPr>
        <w:t xml:space="preserve"> of the human </w:t>
      </w:r>
      <w:del w:id="58" w:author="WIENS,GLORIA J" w:date="2020-04-05T22:46:00Z">
        <w:r w:rsidR="00BC742A" w:rsidDel="00485088">
          <w:rPr>
            <w:rFonts w:ascii="Times New Roman" w:hAnsi="Times New Roman" w:cs="Times New Roman"/>
            <w:sz w:val="24"/>
            <w:szCs w:val="24"/>
          </w:rPr>
          <w:delText>movies</w:delText>
        </w:r>
      </w:del>
      <w:ins w:id="59" w:author="WIENS,GLORIA J" w:date="2020-04-05T22:46:00Z">
        <w:r w:rsidR="00485088">
          <w:rPr>
            <w:rFonts w:ascii="Times New Roman" w:hAnsi="Times New Roman" w:cs="Times New Roman"/>
            <w:sz w:val="24"/>
            <w:szCs w:val="24"/>
          </w:rPr>
          <w:t>moves</w:t>
        </w:r>
      </w:ins>
      <w:r w:rsidR="00BC742A">
        <w:rPr>
          <w:rFonts w:ascii="Times New Roman" w:hAnsi="Times New Roman" w:cs="Times New Roman"/>
          <w:sz w:val="24"/>
          <w:szCs w:val="24"/>
        </w:rPr>
        <w:t xml:space="preserve">, </w:t>
      </w:r>
      <w:commentRangeStart w:id="60"/>
      <w:r w:rsidR="00BC742A">
        <w:rPr>
          <w:rFonts w:ascii="Times New Roman" w:hAnsi="Times New Roman" w:cs="Times New Roman"/>
          <w:sz w:val="24"/>
          <w:szCs w:val="24"/>
        </w:rPr>
        <w:t>it will have a section of thickness orthogonal to the direction of motion</w:t>
      </w:r>
      <w:commentRangeEnd w:id="60"/>
      <w:r w:rsidR="00E90A6A">
        <w:rPr>
          <w:rStyle w:val="CommentReference"/>
          <w:rFonts w:ascii="Times New Roman" w:eastAsia="Times New Roman" w:hAnsi="Times New Roman" w:cs="Times New Roman"/>
          <w:kern w:val="14"/>
        </w:rPr>
        <w:commentReference w:id="60"/>
      </w:r>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r w:rsidR="00FF2639">
        <w:rPr>
          <w:rFonts w:ascii="Times New Roman" w:hAnsi="Times New Roman" w:cs="Times New Roman"/>
          <w:sz w:val="24"/>
          <w:szCs w:val="24"/>
        </w:rPr>
        <w:t xml:space="preserve"> a collision with</w:t>
      </w:r>
      <w:r w:rsidR="008B5FDA">
        <w:rPr>
          <w:rFonts w:ascii="Times New Roman" w:hAnsi="Times New Roman" w:cs="Times New Roman"/>
          <w:sz w:val="24"/>
          <w:szCs w:val="24"/>
        </w:rPr>
        <w:t xml:space="preserve"> the head is of </w:t>
      </w:r>
      <w:r w:rsidR="00FF2639">
        <w:rPr>
          <w:rFonts w:ascii="Times New Roman" w:hAnsi="Times New Roman" w:cs="Times New Roman"/>
          <w:sz w:val="24"/>
          <w:szCs w:val="24"/>
        </w:rPr>
        <w:t xml:space="preserve">greater safety </w:t>
      </w:r>
      <w:r w:rsidR="008B5FDA">
        <w:rPr>
          <w:rFonts w:ascii="Times New Roman" w:hAnsi="Times New Roman" w:cs="Times New Roman"/>
          <w:sz w:val="24"/>
          <w:szCs w:val="24"/>
        </w:rPr>
        <w:t>concern than the arm, the dimensions of the head will expand more rapidly than those of the arm.</w:t>
      </w:r>
    </w:p>
    <w:p w14:paraId="20EB64C7" w14:textId="7064BDE1"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r>
        <w:rPr>
          <w:rFonts w:ascii="Times New Roman" w:hAnsi="Times New Roman" w:cs="Times New Roman"/>
          <w:sz w:val="24"/>
          <w:szCs w:val="24"/>
        </w:rPr>
        <w:t>, are used to define surfaces between each orientation throughout time. The patches</w:t>
      </w:r>
      <w:r w:rsidR="00AC1B18">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r w:rsidR="00AC1B18">
        <w:rPr>
          <w:rFonts w:ascii="Times New Roman" w:hAnsi="Times New Roman" w:cs="Times New Roman"/>
          <w:sz w:val="24"/>
          <w:szCs w:val="24"/>
        </w:rPr>
        <w:t xml:space="preserve">expression </w:t>
      </w:r>
      <w:r>
        <w:rPr>
          <w:rFonts w:ascii="Times New Roman" w:hAnsi="Times New Roman" w:cs="Times New Roman"/>
          <w:sz w:val="24"/>
          <w:szCs w:val="24"/>
        </w:rPr>
        <w:t xml:space="preserve">for generating point clouds that fill the gaps between the </w:t>
      </w:r>
      <w:commentRangeStart w:id="61"/>
      <w:r w:rsidR="00E6377F">
        <w:rPr>
          <w:rFonts w:ascii="Times New Roman" w:hAnsi="Times New Roman" w:cs="Times New Roman"/>
          <w:sz w:val="24"/>
          <w:szCs w:val="24"/>
        </w:rPr>
        <w:t>given predicted</w:t>
      </w:r>
      <w:r>
        <w:rPr>
          <w:rFonts w:ascii="Times New Roman" w:hAnsi="Times New Roman" w:cs="Times New Roman"/>
          <w:sz w:val="24"/>
          <w:szCs w:val="24"/>
        </w:rPr>
        <w:t xml:space="preserve"> </w:t>
      </w:r>
      <w:commentRangeEnd w:id="61"/>
      <w:r w:rsidR="002A0BB9">
        <w:rPr>
          <w:rStyle w:val="CommentReference"/>
          <w:rFonts w:ascii="Times New Roman" w:eastAsia="Times New Roman" w:hAnsi="Times New Roman" w:cs="Times New Roman"/>
          <w:kern w:val="14"/>
        </w:rPr>
        <w:commentReference w:id="61"/>
      </w:r>
      <w:r>
        <w:rPr>
          <w:rFonts w:ascii="Times New Roman" w:hAnsi="Times New Roman" w:cs="Times New Roman"/>
          <w:sz w:val="24"/>
          <w:szCs w:val="24"/>
        </w:rPr>
        <w:t>positions of the human. These patches are key to maximizing computational efficiency by eliminating the need for</w:t>
      </w:r>
      <w:commentRangeStart w:id="62"/>
      <w:r>
        <w:rPr>
          <w:rFonts w:ascii="Times New Roman" w:hAnsi="Times New Roman" w:cs="Times New Roman"/>
          <w:sz w:val="24"/>
          <w:szCs w:val="24"/>
        </w:rPr>
        <w:t xml:space="preserve"> completing forward kinematics at a high sampling frequency.</w:t>
      </w:r>
      <w:commentRangeEnd w:id="62"/>
      <w:r w:rsidR="002C27D5">
        <w:rPr>
          <w:rStyle w:val="CommentReference"/>
          <w:rFonts w:ascii="Times New Roman" w:eastAsia="Times New Roman" w:hAnsi="Times New Roman" w:cs="Times New Roman"/>
          <w:kern w:val="14"/>
        </w:rPr>
        <w:commentReference w:id="62"/>
      </w:r>
    </w:p>
    <w:p w14:paraId="76D81C2F" w14:textId="24065F38"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ins w:id="63" w:author="Gabe Streitmatter" w:date="2020-04-08T08:04:00Z">
        <w:r w:rsidR="006859ED">
          <w:rPr>
            <w:rFonts w:ascii="Times New Roman" w:hAnsi="Times New Roman" w:cs="Times New Roman"/>
            <w:sz w:val="24"/>
            <w:szCs w:val="24"/>
          </w:rPr>
          <w:t xml:space="preserve">As the human moves in either direction, the normal and </w:t>
        </w:r>
        <w:proofErr w:type="spellStart"/>
        <w:r w:rsidR="006859ED">
          <w:rPr>
            <w:rFonts w:ascii="Times New Roman" w:hAnsi="Times New Roman" w:cs="Times New Roman"/>
            <w:sz w:val="24"/>
            <w:szCs w:val="24"/>
          </w:rPr>
          <w:t>orthoganol</w:t>
        </w:r>
        <w:proofErr w:type="spellEnd"/>
        <w:r w:rsidR="006859ED">
          <w:rPr>
            <w:rFonts w:ascii="Times New Roman" w:hAnsi="Times New Roman" w:cs="Times New Roman"/>
            <w:sz w:val="24"/>
            <w:szCs w:val="24"/>
          </w:rPr>
          <w:t xml:space="preserve"> curves will sweep out surfaces in the direction of motion. </w:t>
        </w:r>
      </w:ins>
      <w:ins w:id="64" w:author="Gabe Streitmatter" w:date="2020-04-08T08:05:00Z">
        <w:r w:rsidR="006859ED">
          <w:rPr>
            <w:rFonts w:ascii="Times New Roman" w:hAnsi="Times New Roman" w:cs="Times New Roman"/>
            <w:sz w:val="24"/>
            <w:szCs w:val="24"/>
          </w:rPr>
          <w:t>As can be seen from Figures 1 and 2, this will still leave portions of the human in the initial and final poses unmodel</w:t>
        </w:r>
      </w:ins>
      <w:ins w:id="65" w:author="Gabe Streitmatter" w:date="2020-04-08T08:06:00Z">
        <w:r w:rsidR="006859ED">
          <w:rPr>
            <w:rFonts w:ascii="Times New Roman" w:hAnsi="Times New Roman" w:cs="Times New Roman"/>
            <w:sz w:val="24"/>
            <w:szCs w:val="24"/>
          </w:rPr>
          <w:t xml:space="preserve">ed. </w:t>
        </w:r>
      </w:ins>
      <w:del w:id="66" w:author="Gabe Streitmatter" w:date="2020-04-08T08:06:00Z">
        <w:r w:rsidDel="006859ED">
          <w:rPr>
            <w:rFonts w:ascii="Times New Roman" w:hAnsi="Times New Roman" w:cs="Times New Roman"/>
            <w:sz w:val="24"/>
            <w:szCs w:val="24"/>
          </w:rPr>
          <w:delText>Finally</w:delText>
        </w:r>
      </w:del>
      <w:ins w:id="67" w:author="Gabe Streitmatter" w:date="2020-04-08T08:06:00Z">
        <w:r w:rsidR="006859ED">
          <w:rPr>
            <w:rFonts w:ascii="Times New Roman" w:hAnsi="Times New Roman" w:cs="Times New Roman"/>
            <w:sz w:val="24"/>
            <w:szCs w:val="24"/>
          </w:rPr>
          <w:t>To address this</w:t>
        </w:r>
      </w:ins>
      <w:r>
        <w:rPr>
          <w:rFonts w:ascii="Times New Roman" w:hAnsi="Times New Roman" w:cs="Times New Roman"/>
          <w:sz w:val="24"/>
          <w:szCs w:val="24"/>
        </w:rPr>
        <w:t>, initial and final conditions of the human are implemented to generate surfaces at the beginning and end of the sweep</w:t>
      </w:r>
      <w:r w:rsidR="00B8767D">
        <w:rPr>
          <w:rFonts w:ascii="Times New Roman" w:hAnsi="Times New Roman" w:cs="Times New Roman"/>
          <w:sz w:val="24"/>
          <w:szCs w:val="24"/>
        </w:rPr>
        <w:t xml:space="preserve">. </w:t>
      </w:r>
      <w:commentRangeStart w:id="68"/>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w:t>
      </w:r>
      <w:commentRangeEnd w:id="68"/>
      <w:r w:rsidR="0015292F">
        <w:rPr>
          <w:rStyle w:val="CommentReference"/>
          <w:rFonts w:ascii="Times New Roman" w:eastAsia="Times New Roman" w:hAnsi="Times New Roman" w:cs="Times New Roman"/>
          <w:kern w:val="14"/>
        </w:rPr>
        <w:commentReference w:id="68"/>
      </w:r>
      <w:r w:rsidR="00B8767D">
        <w:rPr>
          <w:rFonts w:ascii="Times New Roman" w:hAnsi="Times New Roman" w:cs="Times New Roman"/>
          <w:sz w:val="24"/>
          <w:szCs w:val="24"/>
        </w:rPr>
        <w:t xml:space="preserve">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1D5B60C0" w:rsidR="00B30F1A" w:rsidRPr="00B30F1A" w:rsidRDefault="00467D30" w:rsidP="00B30F1A">
      <w:pPr>
        <w:spacing w:line="360" w:lineRule="auto"/>
        <w:ind w:firstLine="202"/>
        <w:rPr>
          <w:rFonts w:ascii="Times New Roman" w:hAnsi="Times New Roman" w:cs="Times New Roman"/>
          <w:sz w:val="24"/>
          <w:szCs w:val="24"/>
        </w:rPr>
      </w:pPr>
      <w:bookmarkStart w:id="69"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r w:rsidR="00CD0E61">
        <w:rPr>
          <w:rFonts w:ascii="Times New Roman" w:hAnsi="Times New Roman" w:cs="Times New Roman"/>
          <w:sz w:val="24"/>
          <w:szCs w:val="24"/>
        </w:rPr>
        <w:t xml:space="preserve">is </w:t>
      </w:r>
      <w:r>
        <w:rPr>
          <w:rFonts w:ascii="Times New Roman" w:hAnsi="Times New Roman" w:cs="Times New Roman"/>
          <w:sz w:val="24"/>
          <w:szCs w:val="24"/>
        </w:rPr>
        <w:t>a seated worker.</w:t>
      </w:r>
      <w:r w:rsidR="00703311">
        <w:rPr>
          <w:rFonts w:ascii="Times New Roman" w:hAnsi="Times New Roman" w:cs="Times New Roman"/>
          <w:sz w:val="24"/>
          <w:szCs w:val="24"/>
        </w:rPr>
        <w:t xml:space="preserve"> </w:t>
      </w:r>
      <w:commentRangeStart w:id="70"/>
      <w:r w:rsidR="00703311">
        <w:rPr>
          <w:rFonts w:ascii="Times New Roman" w:hAnsi="Times New Roman" w:cs="Times New Roman"/>
          <w:sz w:val="24"/>
          <w:szCs w:val="24"/>
        </w:rPr>
        <w:t xml:space="preserve">Thus, only the waist up of the human was modeled. The motion of the </w:t>
      </w:r>
      <w:r w:rsidR="00703311">
        <w:rPr>
          <w:rFonts w:ascii="Times New Roman" w:hAnsi="Times New Roman" w:cs="Times New Roman"/>
          <w:sz w:val="24"/>
          <w:szCs w:val="24"/>
        </w:rPr>
        <w:lastRenderedPageBreak/>
        <w:t xml:space="preserve">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r w:rsidR="008A60E7">
        <w:rPr>
          <w:rFonts w:ascii="Times New Roman" w:hAnsi="Times New Roman" w:cs="Times New Roman"/>
          <w:sz w:val="24"/>
          <w:szCs w:val="24"/>
        </w:rPr>
        <w:t xml:space="preserve">axes </w:t>
      </w:r>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r w:rsidR="00CD0E61">
        <w:rPr>
          <w:rFonts w:ascii="Times New Roman" w:hAnsi="Times New Roman" w:cs="Times New Roman"/>
          <w:sz w:val="24"/>
          <w:szCs w:val="24"/>
        </w:rPr>
        <w:t xml:space="preserve">axes </w:t>
      </w:r>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w:t>
      </w:r>
      <w:commentRangeEnd w:id="70"/>
      <w:r w:rsidR="00E612B0">
        <w:rPr>
          <w:rStyle w:val="CommentReference"/>
          <w:rFonts w:ascii="Times New Roman" w:eastAsia="Times New Roman" w:hAnsi="Times New Roman" w:cs="Times New Roman"/>
          <w:kern w:val="14"/>
        </w:rPr>
        <w:commentReference w:id="70"/>
      </w:r>
      <w:r w:rsidR="00B30F1A">
        <w:rPr>
          <w:rFonts w:ascii="Times New Roman" w:hAnsi="Times New Roman" w:cs="Times New Roman"/>
          <w:sz w:val="24"/>
          <w:szCs w:val="24"/>
        </w:rPr>
        <w:t xml:space="preserve">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69"/>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Denavit Hartenberg notation</w:t>
      </w:r>
      <w:r w:rsidR="007C4521">
        <w:rPr>
          <w:rFonts w:ascii="Times New Roman" w:hAnsi="Times New Roman" w:cs="Times New Roman"/>
          <w:sz w:val="24"/>
          <w:szCs w:val="24"/>
        </w:rPr>
        <w:t>.</w:t>
      </w:r>
    </w:p>
    <w:p w14:paraId="7EA50FD9" w14:textId="0DEB5021" w:rsidR="00F965F5" w:rsidRPr="00002E22" w:rsidRDefault="00B30F1A" w:rsidP="00B30F1A">
      <w:pPr>
        <w:spacing w:line="360" w:lineRule="auto"/>
        <w:ind w:firstLine="202"/>
        <w:rPr>
          <w:rFonts w:ascii="Times New Roman" w:hAnsi="Times New Roman" w:cs="Times New Roman"/>
          <w:sz w:val="24"/>
          <w:szCs w:val="24"/>
        </w:rPr>
      </w:pPr>
      <w:r w:rsidRPr="00B30F1A">
        <w:rPr>
          <w:rFonts w:ascii="Times New Roman" w:hAnsi="Times New Roman" w:cs="Times New Roman"/>
          <w:sz w:val="24"/>
          <w:szCs w:val="24"/>
        </w:rPr>
        <w:t xml:space="preserve">To locate the position in the fixed </w:t>
      </w:r>
      <w:r w:rsidR="00224618">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joint</w:t>
      </w:r>
      <w:r>
        <w:rPr>
          <w:rFonts w:ascii="Times New Roman" w:hAnsi="Times New Roman" w:cs="Times New Roman"/>
          <w:sz w:val="24"/>
          <w:szCs w:val="24"/>
        </w:rPr>
        <w:t xml:space="preserve"> after arbitrary rotation</w:t>
      </w:r>
      <w:r w:rsidR="001F4480">
        <w:rPr>
          <w:rFonts w:ascii="Times New Roman" w:hAnsi="Times New Roman" w:cs="Times New Roman"/>
          <w:sz w:val="24"/>
          <w:szCs w:val="24"/>
        </w:rPr>
        <w:t>s</w:t>
      </w:r>
      <w:r>
        <w:rPr>
          <w:rFonts w:ascii="Times New Roman" w:hAnsi="Times New Roman" w:cs="Times New Roman"/>
          <w:sz w:val="24"/>
          <w:szCs w:val="24"/>
        </w:rPr>
        <w:t xml:space="preserve">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w:t>
      </w:r>
      <w:r w:rsidR="00224618">
        <w:rPr>
          <w:rFonts w:ascii="Times New Roman" w:hAnsi="Times New Roman" w:cs="Times New Roman"/>
          <w:sz w:val="24"/>
          <w:szCs w:val="24"/>
        </w:rPr>
        <w:t xml:space="preserve"> and rotation</w:t>
      </w:r>
      <w:r>
        <w:rPr>
          <w:rFonts w:ascii="Times New Roman" w:hAnsi="Times New Roman" w:cs="Times New Roman"/>
          <w:sz w:val="24"/>
          <w:szCs w:val="24"/>
        </w:rPr>
        <w:t xml:space="preserve"> matrices are used </w:t>
      </w:r>
      <w:r w:rsidR="00224618">
        <w:rPr>
          <w:rFonts w:ascii="Times New Roman" w:hAnsi="Times New Roman" w:cs="Times New Roman"/>
          <w:sz w:val="24"/>
          <w:szCs w:val="24"/>
        </w:rPr>
        <w:t>to travel from the fixed system through each transformation and rotation of each successive system up to the joint of interest</w:t>
      </w:r>
      <w:r w:rsidRPr="00B30F1A">
        <w:rPr>
          <w:rFonts w:ascii="Times New Roman" w:hAnsi="Times New Roman" w:cs="Times New Roman"/>
          <w:sz w:val="24"/>
          <w:szCs w:val="24"/>
        </w:rPr>
        <w:t xml:space="preserve">. </w:t>
      </w:r>
      <w:r w:rsidR="00224618">
        <w:rPr>
          <w:rFonts w:ascii="Times New Roman" w:hAnsi="Times New Roman" w:cs="Times New Roman"/>
          <w:sz w:val="24"/>
          <w:szCs w:val="24"/>
        </w:rPr>
        <w:t>Consider</w:t>
      </w:r>
      <w:r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w:t>
      </w:r>
      <w:r w:rsidR="000E1A2B">
        <w:rPr>
          <w:rFonts w:ascii="Times New Roman" w:hAnsi="Times New Roman" w:cs="Times New Roman"/>
          <w:sz w:val="24"/>
          <w:szCs w:val="24"/>
        </w:rPr>
        <w:t>-</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w:t>
      </w:r>
      <w:r w:rsidR="00DE5CAB">
        <w:rPr>
          <w:rFonts w:ascii="Times New Roman" w:hAnsi="Times New Roman" w:cs="Times New Roman"/>
          <w:sz w:val="24"/>
          <w:szCs w:val="24"/>
        </w:rPr>
        <w:t>pre-</w:t>
      </w:r>
      <w:r w:rsidR="00002E22">
        <w:rPr>
          <w:rFonts w:ascii="Times New Roman" w:hAnsi="Times New Roman" w:cs="Times New Roman"/>
          <w:sz w:val="24"/>
          <w:szCs w:val="24"/>
        </w:rPr>
        <w:t>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where </w:t>
      </w:r>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Cs/>
        </w:rPr>
        <w:t xml:space="preserve"> is the </w:t>
      </w:r>
      <w:commentRangeStart w:id="71"/>
      <w:commentRangeStart w:id="72"/>
      <w:commentRangeStart w:id="73"/>
      <w:r w:rsidR="00BC55E9">
        <w:rPr>
          <w:rFonts w:ascii="Times New Roman" w:eastAsiaTheme="minorEastAsia" w:hAnsi="Times New Roman" w:cs="Times New Roman"/>
          <w:iCs/>
        </w:rPr>
        <w:t xml:space="preserve">translation from system one to the </w:t>
      </w:r>
      <w:commentRangeEnd w:id="71"/>
      <w:r w:rsidR="002E475B">
        <w:rPr>
          <w:rStyle w:val="CommentReference"/>
          <w:rFonts w:ascii="Times New Roman" w:eastAsia="Times New Roman" w:hAnsi="Times New Roman" w:cs="Times New Roman"/>
          <w:kern w:val="14"/>
        </w:rPr>
        <w:commentReference w:id="71"/>
      </w:r>
      <w:r w:rsidR="00BC55E9">
        <w:rPr>
          <w:rFonts w:ascii="Times New Roman" w:eastAsiaTheme="minorEastAsia" w:hAnsi="Times New Roman" w:cs="Times New Roman"/>
          <w:iCs/>
        </w:rPr>
        <w:t xml:space="preserve">fixed system </w:t>
      </w:r>
      <w:commentRangeEnd w:id="72"/>
      <w:r w:rsidR="00E33D38">
        <w:rPr>
          <w:rStyle w:val="CommentReference"/>
          <w:rFonts w:ascii="Times New Roman" w:eastAsia="Times New Roman" w:hAnsi="Times New Roman" w:cs="Times New Roman"/>
          <w:kern w:val="14"/>
        </w:rPr>
        <w:commentReference w:id="72"/>
      </w:r>
      <w:commentRangeEnd w:id="73"/>
      <w:r w:rsidR="00C90A04">
        <w:rPr>
          <w:rStyle w:val="CommentReference"/>
          <w:rFonts w:ascii="Times New Roman" w:eastAsia="Times New Roman" w:hAnsi="Times New Roman" w:cs="Times New Roman"/>
          <w:kern w:val="14"/>
        </w:rPr>
        <w:commentReference w:id="73"/>
      </w:r>
      <w:r w:rsidR="00BC55E9">
        <w:rPr>
          <w:rFonts w:ascii="Times New Roman" w:eastAsiaTheme="minorEastAsia" w:hAnsi="Times New Roman" w:cs="Times New Roman"/>
          <w:iCs/>
        </w:rPr>
        <w:t xml:space="preserve">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00BC55E9">
        <w:rPr>
          <w:rFonts w:ascii="Times New Roman" w:eastAsiaTheme="minorEastAsia" w:hAnsi="Times New Roman" w:cs="Times New Roman"/>
          <w:iCs/>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00BC55E9">
        <w:rPr>
          <w:rFonts w:ascii="Times New Roman" w:eastAsiaTheme="minorEastAsia" w:hAnsi="Times New Roman" w:cs="Times New Roman"/>
          <w:sz w:val="24"/>
          <w:szCs w:val="24"/>
        </w:rPr>
        <w:t xml:space="preserve"> as seen from the fixed system</w:t>
      </w:r>
      <w:r w:rsidR="00002E22">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6E9646C7" w:rsidR="00F965F5" w:rsidRPr="00F965F5" w:rsidRDefault="0000731F" w:rsidP="00F52FAD">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77777777" w:rsidR="00F52FAD" w:rsidRDefault="00F52FAD" w:rsidP="00F965F5">
      <w:pPr>
        <w:pStyle w:val="Text"/>
        <w:spacing w:line="360" w:lineRule="auto"/>
        <w:rPr>
          <w:sz w:val="24"/>
          <w:szCs w:val="24"/>
        </w:rPr>
      </w:pPr>
    </w:p>
    <w:p w14:paraId="577CCDC4" w14:textId="614C41EF" w:rsidR="00F965F5" w:rsidRPr="00F965F5" w:rsidRDefault="001450A8" w:rsidP="00F965F5">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cartesian space. Additionally, </w:t>
      </w:r>
      <w:r w:rsidR="00DF6D13">
        <w:rPr>
          <w:sz w:val="24"/>
          <w:szCs w:val="24"/>
        </w:rPr>
        <w:t xml:space="preserve">to provide physical dimension to the human’s body, </w:t>
      </w:r>
      <w:r w:rsidR="00577C28">
        <w:rPr>
          <w:sz w:val="24"/>
          <w:szCs w:val="24"/>
        </w:rPr>
        <w:t xml:space="preserve">boundary points about each of the human’s joints can be defined in the coordinate system of the joint they correspond to </w:t>
      </w:r>
      <w:r w:rsidR="00AF6ADA">
        <w:rPr>
          <w:sz w:val="24"/>
          <w:szCs w:val="24"/>
        </w:rPr>
        <w:t>and</w:t>
      </w:r>
      <w:r w:rsidR="00147014">
        <w:rPr>
          <w:sz w:val="24"/>
          <w:szCs w:val="24"/>
        </w:rPr>
        <w:t xml:space="preserve"> </w:t>
      </w:r>
      <w:commentRangeStart w:id="74"/>
      <w:commentRangeStart w:id="75"/>
      <w:r w:rsidR="00577C28">
        <w:rPr>
          <w:sz w:val="24"/>
          <w:szCs w:val="24"/>
        </w:rPr>
        <w:t>translated to the fixed frame</w:t>
      </w:r>
      <w:commentRangeEnd w:id="74"/>
      <w:r w:rsidR="0036445A">
        <w:rPr>
          <w:rStyle w:val="CommentReference"/>
          <w:kern w:val="14"/>
        </w:rPr>
        <w:commentReference w:id="74"/>
      </w:r>
      <w:commentRangeEnd w:id="75"/>
      <w:r w:rsidR="00AF6ADA">
        <w:rPr>
          <w:rStyle w:val="CommentReference"/>
          <w:kern w:val="14"/>
        </w:rPr>
        <w:commentReference w:id="75"/>
      </w:r>
      <w:r w:rsidR="00577C28">
        <w:rPr>
          <w:sz w:val="24"/>
          <w:szCs w:val="24"/>
        </w:rPr>
        <w:t xml:space="preserv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r w:rsidR="00BC55E9">
        <w:rPr>
          <w:sz w:val="24"/>
          <w:szCs w:val="24"/>
        </w:rPr>
        <w:t xml:space="preserve">the </w:t>
      </w:r>
      <w:commentRangeStart w:id="76"/>
      <w:commentRangeStart w:id="77"/>
      <w:proofErr w:type="spellStart"/>
      <w:r w:rsidR="006C06C2">
        <w:rPr>
          <w:sz w:val="24"/>
          <w:szCs w:val="24"/>
        </w:rPr>
        <w:t>the</w:t>
      </w:r>
      <w:proofErr w:type="spellEnd"/>
      <w:r w:rsidR="006C06C2">
        <w:rPr>
          <w:sz w:val="24"/>
          <w:szCs w:val="24"/>
        </w:rPr>
        <w:t xml:space="preserve"> product of a scaling factor and the amount of time between the prediction and the execution time of the algorithm</w:t>
      </w:r>
      <w:commentRangeEnd w:id="76"/>
      <w:r w:rsidR="00697CA7">
        <w:rPr>
          <w:rStyle w:val="CommentReference"/>
          <w:kern w:val="14"/>
        </w:rPr>
        <w:commentReference w:id="76"/>
      </w:r>
      <w:commentRangeEnd w:id="77"/>
      <w:r w:rsidR="009A29DC">
        <w:rPr>
          <w:rStyle w:val="CommentReference"/>
          <w:kern w:val="14"/>
        </w:rPr>
        <w:commentReference w:id="77"/>
      </w:r>
      <w:r w:rsidR="006C06C2">
        <w:rPr>
          <w:sz w:val="24"/>
          <w:szCs w:val="24"/>
        </w:rPr>
        <w:t xml:space="preserve">. </w:t>
      </w:r>
      <w:r w:rsidR="00577C28">
        <w:rPr>
          <w:sz w:val="24"/>
          <w:szCs w:val="24"/>
        </w:rPr>
        <w:t xml:space="preserve">As rotations occur about each joint, these boundary points, and the subsequent points </w:t>
      </w:r>
      <w:r w:rsidR="00577C28">
        <w:rPr>
          <w:sz w:val="24"/>
          <w:szCs w:val="24"/>
        </w:rPr>
        <w:lastRenderedPageBreak/>
        <w:t xml:space="preserve">in the kinematic chain also rotate. </w:t>
      </w:r>
      <w:commentRangeStart w:id="78"/>
      <w:commentRangeStart w:id="79"/>
      <w:r w:rsidR="00596D3F">
        <w:rPr>
          <w:sz w:val="24"/>
          <w:szCs w:val="24"/>
        </w:rPr>
        <w:t xml:space="preserve">The left side of Figure 1 depicts the </w:t>
      </w:r>
      <w:del w:id="80" w:author="Gabe Streitmatter" w:date="2020-03-29T09:56:00Z">
        <w:r w:rsidR="00596D3F" w:rsidDel="00F47DF5">
          <w:rPr>
            <w:sz w:val="24"/>
            <w:szCs w:val="24"/>
          </w:rPr>
          <w:delText xml:space="preserve">joint locations, </w:delText>
        </w:r>
      </w:del>
      <w:ins w:id="81" w:author="WIENS,GLORIA J" w:date="2020-03-27T22:00:00Z">
        <w:del w:id="82" w:author="Gabe Streitmatter" w:date="2020-03-29T09:56:00Z">
          <w:r w:rsidR="00BB5667" w:rsidDel="00F47DF5">
            <w:rPr>
              <w:sz w:val="24"/>
              <w:szCs w:val="24"/>
            </w:rPr>
            <w:delText>(</w:delText>
          </w:r>
        </w:del>
      </w:ins>
      <w:del w:id="83" w:author="Gabe Streitmatter" w:date="2020-03-29T09:56:00Z">
        <w:r w:rsidR="00596D3F" w:rsidRPr="00D21D49" w:rsidDel="00F47DF5">
          <w:rPr>
            <w:i/>
            <w:iCs/>
            <w:sz w:val="24"/>
            <w:szCs w:val="24"/>
            <w:rPrChange w:id="84" w:author="WIENS,GLORIA J" w:date="2020-03-27T22:02:00Z">
              <w:rPr>
                <w:sz w:val="24"/>
                <w:szCs w:val="24"/>
              </w:rPr>
            </w:rPrChange>
          </w:rPr>
          <w:delText>marked in red</w:delText>
        </w:r>
      </w:del>
      <w:ins w:id="85" w:author="WIENS,GLORIA J" w:date="2020-03-27T22:00:00Z">
        <w:del w:id="86" w:author="Gabe Streitmatter" w:date="2020-03-29T09:56:00Z">
          <w:r w:rsidR="00BB5667" w:rsidDel="00F47DF5">
            <w:rPr>
              <w:sz w:val="24"/>
              <w:szCs w:val="24"/>
            </w:rPr>
            <w:delText>)</w:delText>
          </w:r>
        </w:del>
      </w:ins>
      <w:del w:id="87" w:author="Gabe Streitmatter" w:date="2020-03-29T09:56:00Z">
        <w:r w:rsidR="00596D3F" w:rsidDel="00F47DF5">
          <w:rPr>
            <w:sz w:val="24"/>
            <w:szCs w:val="24"/>
          </w:rPr>
          <w:delText xml:space="preserve">, and </w:delText>
        </w:r>
      </w:del>
      <w:del w:id="88" w:author="Gabe Streitmatter" w:date="2020-03-29T09:58:00Z">
        <w:r w:rsidR="00596D3F" w:rsidDel="00F47DF5">
          <w:rPr>
            <w:sz w:val="24"/>
            <w:szCs w:val="24"/>
          </w:rPr>
          <w:delText xml:space="preserve">the </w:delText>
        </w:r>
      </w:del>
      <w:r w:rsidR="00596D3F">
        <w:rPr>
          <w:sz w:val="24"/>
          <w:szCs w:val="24"/>
        </w:rPr>
        <w:t>boundary points</w:t>
      </w:r>
      <w:del w:id="89" w:author="WIENS,GLORIA J" w:date="2020-03-27T22:02:00Z">
        <w:r w:rsidR="00596D3F" w:rsidDel="00BA1D52">
          <w:rPr>
            <w:sz w:val="24"/>
            <w:szCs w:val="24"/>
          </w:rPr>
          <w:delText>,</w:delText>
        </w:r>
      </w:del>
      <w:r w:rsidR="00596D3F">
        <w:rPr>
          <w:sz w:val="24"/>
          <w:szCs w:val="24"/>
        </w:rPr>
        <w:t xml:space="preserve"> </w:t>
      </w:r>
      <w:ins w:id="90" w:author="WIENS,GLORIA J" w:date="2020-03-27T22:02:00Z">
        <w:r w:rsidR="00BA1D52">
          <w:rPr>
            <w:sz w:val="24"/>
            <w:szCs w:val="24"/>
          </w:rPr>
          <w:t>(</w:t>
        </w:r>
      </w:ins>
      <w:r w:rsidR="00596D3F" w:rsidRPr="000575EA">
        <w:rPr>
          <w:i/>
          <w:iCs/>
          <w:sz w:val="24"/>
          <w:szCs w:val="24"/>
        </w:rPr>
        <w:t xml:space="preserve">marked in </w:t>
      </w:r>
      <w:del w:id="91" w:author="Gabe Streitmatter" w:date="2020-03-29T09:57:00Z">
        <w:r w:rsidR="00596D3F" w:rsidRPr="000575EA" w:rsidDel="00F47DF5">
          <w:rPr>
            <w:i/>
            <w:iCs/>
            <w:sz w:val="24"/>
            <w:szCs w:val="24"/>
          </w:rPr>
          <w:delText>blue</w:delText>
        </w:r>
      </w:del>
      <w:ins w:id="92" w:author="Gabe Streitmatter" w:date="2020-04-08T08:19:00Z">
        <w:r w:rsidR="008D4A5B">
          <w:rPr>
            <w:i/>
            <w:iCs/>
            <w:sz w:val="24"/>
            <w:szCs w:val="24"/>
          </w:rPr>
          <w:t>red</w:t>
        </w:r>
      </w:ins>
      <w:ins w:id="93" w:author="WIENS,GLORIA J" w:date="2020-03-27T22:02:00Z">
        <w:r w:rsidR="00BA1D52">
          <w:rPr>
            <w:sz w:val="24"/>
            <w:szCs w:val="24"/>
          </w:rPr>
          <w:t>)</w:t>
        </w:r>
      </w:ins>
      <w:del w:id="94" w:author="WIENS,GLORIA J" w:date="2020-03-27T22:02:00Z">
        <w:r w:rsidR="00BC55E9" w:rsidDel="00BA1D52">
          <w:rPr>
            <w:sz w:val="24"/>
            <w:szCs w:val="24"/>
          </w:rPr>
          <w:delText>,</w:delText>
        </w:r>
      </w:del>
      <w:r w:rsidR="00596D3F">
        <w:rPr>
          <w:sz w:val="24"/>
          <w:szCs w:val="24"/>
        </w:rPr>
        <w:t xml:space="preserve"> connected with </w:t>
      </w:r>
      <w:del w:id="95" w:author="Gabe Streitmatter" w:date="2020-03-29T09:57:00Z">
        <w:r w:rsidR="00596D3F" w:rsidDel="00F47DF5">
          <w:rPr>
            <w:sz w:val="24"/>
            <w:szCs w:val="24"/>
          </w:rPr>
          <w:delText>orange</w:delText>
        </w:r>
      </w:del>
      <w:ins w:id="96" w:author="Gabe Streitmatter" w:date="2020-04-08T08:19:00Z">
        <w:r w:rsidR="008D4A5B">
          <w:rPr>
            <w:sz w:val="24"/>
            <w:szCs w:val="24"/>
          </w:rPr>
          <w:t>blue</w:t>
        </w:r>
      </w:ins>
      <w:del w:id="97" w:author="Gabe Streitmatter" w:date="2020-03-29T09:57:00Z">
        <w:r w:rsidR="00596D3F" w:rsidDel="00F47DF5">
          <w:rPr>
            <w:sz w:val="24"/>
            <w:szCs w:val="24"/>
          </w:rPr>
          <w:delText xml:space="preserve"> </w:delText>
        </w:r>
      </w:del>
      <w:r w:rsidR="00596D3F">
        <w:rPr>
          <w:sz w:val="24"/>
          <w:szCs w:val="24"/>
        </w:rPr>
        <w:t xml:space="preserve">lines. </w:t>
      </w:r>
      <w:commentRangeEnd w:id="78"/>
      <w:r w:rsidR="0029235A">
        <w:rPr>
          <w:rStyle w:val="CommentReference"/>
          <w:kern w:val="14"/>
        </w:rPr>
        <w:commentReference w:id="78"/>
      </w:r>
      <w:commentRangeEnd w:id="79"/>
      <w:r w:rsidR="006859ED">
        <w:rPr>
          <w:rStyle w:val="CommentReference"/>
          <w:kern w:val="14"/>
        </w:rPr>
        <w:commentReference w:id="79"/>
      </w:r>
      <w:r w:rsidR="00596D3F">
        <w:rPr>
          <w:sz w:val="24"/>
          <w:szCs w:val="24"/>
        </w:rPr>
        <w:t xml:space="preserve">Repeating this process for each </w:t>
      </w:r>
      <w:r w:rsidR="00100AAA">
        <w:rPr>
          <w:sz w:val="24"/>
          <w:szCs w:val="24"/>
        </w:rPr>
        <w:t>step-in</w:t>
      </w:r>
      <w:r w:rsidR="00596D3F">
        <w:rPr>
          <w:sz w:val="24"/>
          <w:szCs w:val="24"/>
        </w:rPr>
        <w:t xml:space="preserve"> time, boundary points are defined for the entire trajectory, </w:t>
      </w:r>
      <w:commentRangeStart w:id="98"/>
      <w:commentRangeStart w:id="99"/>
      <w:r w:rsidR="00596D3F">
        <w:rPr>
          <w:sz w:val="24"/>
          <w:szCs w:val="24"/>
        </w:rPr>
        <w:t xml:space="preserve">as seen in the right side </w:t>
      </w:r>
      <w:commentRangeEnd w:id="98"/>
      <w:r w:rsidR="00BD7D93">
        <w:rPr>
          <w:rStyle w:val="CommentReference"/>
          <w:kern w:val="14"/>
        </w:rPr>
        <w:commentReference w:id="98"/>
      </w:r>
      <w:commentRangeEnd w:id="99"/>
      <w:r w:rsidR="009A29DC">
        <w:rPr>
          <w:rStyle w:val="CommentReference"/>
          <w:kern w:val="14"/>
        </w:rPr>
        <w:commentReference w:id="99"/>
      </w:r>
      <w:r w:rsidR="00596D3F">
        <w:rPr>
          <w:sz w:val="24"/>
          <w:szCs w:val="24"/>
        </w:rPr>
        <w:t>of Figure 1</w:t>
      </w:r>
      <w:r w:rsidR="0088208D">
        <w:rPr>
          <w:sz w:val="24"/>
          <w:szCs w:val="24"/>
        </w:rPr>
        <w:t>, where each instance in time is represented by a different color outline</w:t>
      </w:r>
      <w:r w:rsidR="00596D3F">
        <w:rPr>
          <w:sz w:val="24"/>
          <w:szCs w:val="24"/>
        </w:rPr>
        <w:t>.</w:t>
      </w:r>
    </w:p>
    <w:p w14:paraId="69EEB569" w14:textId="248566BC" w:rsidR="00F965F5" w:rsidRPr="00F965F5" w:rsidRDefault="00F965F5" w:rsidP="00F965F5">
      <w:pPr>
        <w:pStyle w:val="Text"/>
        <w:spacing w:line="360" w:lineRule="auto"/>
        <w:rPr>
          <w:iCs/>
          <w:sz w:val="24"/>
          <w:szCs w:val="24"/>
        </w:rPr>
      </w:pPr>
    </w:p>
    <w:p w14:paraId="085A0C72" w14:textId="7A0C01DE" w:rsidR="00592F7D" w:rsidRPr="00F965F5" w:rsidRDefault="008D4A5B" w:rsidP="00592F7D">
      <w:pPr>
        <w:pStyle w:val="Text"/>
        <w:spacing w:line="360" w:lineRule="auto"/>
        <w:jc w:val="center"/>
        <w:rPr>
          <w:iCs/>
          <w:sz w:val="24"/>
          <w:szCs w:val="24"/>
        </w:rPr>
      </w:pPr>
      <w:ins w:id="100" w:author="Gabe Streitmatter" w:date="2020-04-08T08:12:00Z">
        <w:r>
          <w:rPr>
            <w:iCs/>
            <w:noProof/>
            <w:sz w:val="24"/>
            <w:szCs w:val="24"/>
          </w:rPr>
          <mc:AlternateContent>
            <mc:Choice Requires="wps">
              <w:drawing>
                <wp:anchor distT="0" distB="0" distL="114300" distR="114300" simplePos="0" relativeHeight="251662336" behindDoc="0" locked="0" layoutInCell="1" allowOverlap="1" wp14:anchorId="1370BE89" wp14:editId="47A5A0DF">
                  <wp:simplePos x="0" y="0"/>
                  <wp:positionH relativeFrom="column">
                    <wp:posOffset>1180999</wp:posOffset>
                  </wp:positionH>
                  <wp:positionV relativeFrom="paragraph">
                    <wp:posOffset>1152423</wp:posOffset>
                  </wp:positionV>
                  <wp:extent cx="1603337" cy="61842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id="1">
                          <w:txbxContent>
                            <w:p w14:paraId="46B0BBAE" w14:textId="77777777" w:rsidR="0000731F" w:rsidRDefault="000073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70BE89" id="_x0000_t202" coordsize="21600,21600" o:spt="202" path="m,l,21600r21600,l21600,xe">
                  <v:stroke joinstyle="miter"/>
                  <v:path gradientshapeok="t" o:connecttype="rect"/>
                </v:shapetype>
                <v:shape id="Text Box 18" o:spid="_x0000_s1026" type="#_x0000_t202" style="position:absolute;left:0;text-align:left;margin-left:93pt;margin-top:90.75pt;width:126.25pt;height:4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" filled="f" stroked="f" strokeweight=".5pt">
                  <v:textbox style="mso-next-textbox:#Text Box 2">
                    <w:txbxContent>
                      <w:p w14:paraId="46B0BBAE" w14:textId="77777777" w:rsidR="0000731F" w:rsidRDefault="0000731F"/>
                    </w:txbxContent>
                  </v:textbox>
                </v:shape>
              </w:pict>
            </mc:Fallback>
          </mc:AlternateContent>
        </w:r>
      </w:ins>
      <w:ins w:id="101" w:author="Gabe Streitmatter" w:date="2020-04-08T08:16:00Z">
        <w:r>
          <w:rPr>
            <w:iCs/>
            <w:noProof/>
            <w:sz w:val="24"/>
            <w:szCs w:val="24"/>
          </w:rPr>
          <w:drawing>
            <wp:inline distT="0" distB="0" distL="0" distR="0" wp14:anchorId="5E3C3AB3" wp14:editId="43A30E81">
              <wp:extent cx="1667866" cy="1902530"/>
              <wp:effectExtent l="0" t="0" r="8890" b="2540"/>
              <wp:docPr id="103" name="Picture 103"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1">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ins>
      <w:del w:id="102" w:author="Gabe Streitmatter" w:date="2020-04-08T08:12:00Z">
        <w:r w:rsidR="004E3EFA" w:rsidDel="006859ED">
          <w:rPr>
            <w:iCs/>
            <w:noProof/>
            <w:sz w:val="24"/>
            <w:szCs w:val="24"/>
          </w:rPr>
          <mc:AlternateContent>
            <mc:Choice Requires="wpg">
              <w:drawing>
                <wp:anchor distT="0" distB="0" distL="114300" distR="114300" simplePos="0" relativeHeight="251663360" behindDoc="0" locked="0" layoutInCell="1" allowOverlap="1" wp14:anchorId="77214E24" wp14:editId="6016242D">
                  <wp:simplePos x="0" y="0"/>
                  <wp:positionH relativeFrom="column">
                    <wp:posOffset>1223010</wp:posOffset>
                  </wp:positionH>
                  <wp:positionV relativeFrom="paragraph">
                    <wp:posOffset>1232992</wp:posOffset>
                  </wp:positionV>
                  <wp:extent cx="1622598" cy="964046"/>
                  <wp:effectExtent l="57150" t="0" r="0" b="7620"/>
                  <wp:wrapNone/>
                  <wp:docPr id="1" name="Group 1"/>
                  <wp:cNvGraphicFramePr/>
                  <a:graphic xmlns:a="http://schemas.openxmlformats.org/drawingml/2006/main">
                    <a:graphicData uri="http://schemas.microsoft.com/office/word/2010/wordprocessingGroup">
                      <wpg:wgp>
                        <wpg:cNvGrpSpPr/>
                        <wpg:grpSpPr>
                          <a:xfrm>
                            <a:off x="0" y="0"/>
                            <a:ext cx="1603337" cy="618427"/>
                            <a:chOff x="356660" y="935613"/>
                            <a:chExt cx="1603337" cy="618427"/>
                          </a:xfrm>
                        </wpg:grpSpPr>
                        <wps:wsp>
                          <wps:cNvPr id="2" name="Text Box 2"/>
                          <wps:cNvSpPr txBox="1"/>
                          <wps:spPr>
                            <a:xfrm>
                              <a:off x="19261" y="345619"/>
                              <a:ext cx="1603337" cy="618427"/>
                            </a:xfrm>
                            <a:prstGeom prst="rect">
                              <a:avLst/>
                            </a:prstGeom>
                            <a:noFill/>
                            <a:ln w="6350">
                              <a:noFill/>
                            </a:ln>
                          </wps:spPr>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14E24" id="Group 1" o:spid="_x0000_s1027" style="position:absolute;left:0;text-align:left;margin-left:96.3pt;margin-top:97.1pt;width:127.75pt;height:75.9pt;z-index:251663360;mso-width-relative:margin;mso-height-relative:margin" coordorigin="3566,9356" coordsize="16033,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">
                  <v:shape id="Text Box 2" o:spid="_x0000_s1028" type="#_x0000_t202" style="position:absolute;left:192;top:3456;width:16033;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v:textbox>
                  </v:shape>
                </v:group>
              </w:pict>
            </mc:Fallback>
          </mc:AlternateContent>
        </w:r>
        <w:commentRangeStart w:id="103"/>
        <w:r w:rsidR="00592F7D" w:rsidDel="006859ED">
          <w:rPr>
            <w:iCs/>
            <w:noProof/>
            <w:sz w:val="24"/>
            <w:szCs w:val="24"/>
          </w:rPr>
          <w:drawing>
            <wp:inline distT="0" distB="0" distL="0" distR="0" wp14:anchorId="1D9E9E11" wp14:editId="4C76CC1B">
              <wp:extent cx="2073349" cy="2183785"/>
              <wp:effectExtent l="0" t="0" r="0" b="63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 Outline.jpg"/>
                      <pic:cNvPicPr/>
                    </pic:nvPicPr>
                    <pic:blipFill rotWithShape="1">
                      <a:blip r:embed="rId12" cstate="print">
                        <a:extLst>
                          <a:ext uri="{28A0092B-C50C-407E-A947-70E740481C1C}">
                            <a14:useLocalDpi xmlns:a14="http://schemas.microsoft.com/office/drawing/2010/main" val="0"/>
                          </a:ext>
                        </a:extLst>
                      </a:blip>
                      <a:srcRect l="24098" t="18218" r="29217" b="16220"/>
                      <a:stretch/>
                    </pic:blipFill>
                    <pic:spPr bwMode="auto">
                      <a:xfrm>
                        <a:off x="0" y="0"/>
                        <a:ext cx="2094566" cy="2206132"/>
                      </a:xfrm>
                      <a:prstGeom prst="rect">
                        <a:avLst/>
                      </a:prstGeom>
                      <a:ln>
                        <a:noFill/>
                      </a:ln>
                      <a:extLst>
                        <a:ext uri="{53640926-AAD7-44D8-BBD7-CCE9431645EC}">
                          <a14:shadowObscured xmlns:a14="http://schemas.microsoft.com/office/drawing/2010/main"/>
                        </a:ext>
                      </a:extLst>
                    </pic:spPr>
                  </pic:pic>
                </a:graphicData>
              </a:graphic>
            </wp:inline>
          </w:drawing>
        </w:r>
      </w:del>
      <w:commentRangeEnd w:id="103"/>
      <w:r w:rsidR="005D3CFE">
        <w:rPr>
          <w:rStyle w:val="CommentReference"/>
          <w:kern w:val="14"/>
        </w:rPr>
        <w:commentReference w:id="103"/>
      </w:r>
      <w:r w:rsidR="000215CC">
        <w:rPr>
          <w:iCs/>
          <w:noProof/>
          <w:sz w:val="24"/>
          <w:szCs w:val="24"/>
        </w:rPr>
        <w:drawing>
          <wp:inline distT="0" distB="0" distL="0" distR="0" wp14:anchorId="00A6E76B" wp14:editId="6F7B9912">
            <wp:extent cx="1689811" cy="1770797"/>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p>
    <w:p w14:paraId="019C33F4" w14:textId="3556B42A" w:rsidR="00592F7D" w:rsidRDefault="00592F7D" w:rsidP="00592F7D">
      <w:pPr>
        <w:keepNext/>
        <w:spacing w:after="0" w:line="240" w:lineRule="auto"/>
        <w:jc w:val="center"/>
      </w:pPr>
    </w:p>
    <w:p w14:paraId="6081D681" w14:textId="3F1530D1" w:rsidR="00592F7D" w:rsidRPr="00861536" w:rsidRDefault="00592F7D" w:rsidP="00592F7D">
      <w:pPr>
        <w:pStyle w:val="Caption"/>
        <w:jc w:val="center"/>
        <w:rPr>
          <w:i w:val="0"/>
          <w:iCs w:val="0"/>
          <w:color w:val="auto"/>
          <w:sz w:val="24"/>
          <w:szCs w:val="24"/>
        </w:rPr>
      </w:pPr>
      <w:commentRangeStart w:id="104"/>
      <w:commentRangeStart w:id="105"/>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1</w:t>
      </w:r>
      <w:r w:rsidRPr="0031330A">
        <w:rPr>
          <w:b/>
          <w:bCs/>
          <w:i w:val="0"/>
          <w:iCs w:val="0"/>
          <w:noProof/>
          <w:color w:val="auto"/>
          <w:sz w:val="24"/>
          <w:szCs w:val="24"/>
        </w:rPr>
        <w:fldChar w:fldCharType="end"/>
      </w:r>
      <w:r w:rsidRPr="0031330A">
        <w:rPr>
          <w:b/>
          <w:bCs/>
          <w:i w:val="0"/>
          <w:iCs w:val="0"/>
          <w:noProof/>
          <w:color w:val="auto"/>
          <w:sz w:val="24"/>
          <w:szCs w:val="24"/>
        </w:rPr>
        <w:t>.</w:t>
      </w:r>
      <w:r w:rsidRPr="0031330A">
        <w:rPr>
          <w:i w:val="0"/>
          <w:iCs w:val="0"/>
          <w:color w:val="auto"/>
          <w:sz w:val="24"/>
          <w:szCs w:val="24"/>
        </w:rPr>
        <w:t xml:space="preserve"> Location of the</w:t>
      </w:r>
      <w:del w:id="106" w:author="Gabe Streitmatter" w:date="2020-04-08T08:20:00Z">
        <w:r w:rsidRPr="0031330A" w:rsidDel="008D4A5B">
          <w:rPr>
            <w:i w:val="0"/>
            <w:iCs w:val="0"/>
            <w:color w:val="auto"/>
            <w:sz w:val="24"/>
            <w:szCs w:val="24"/>
          </w:rPr>
          <w:delText xml:space="preserve"> joints</w:delText>
        </w:r>
      </w:del>
      <w:ins w:id="107" w:author="WIENS,GLORIA J" w:date="2020-04-05T20:57:00Z">
        <w:del w:id="108" w:author="Gabe Streitmatter" w:date="2020-04-08T08:20:00Z">
          <w:r w:rsidR="00C63D30" w:rsidDel="008D4A5B">
            <w:rPr>
              <w:i w:val="0"/>
              <w:iCs w:val="0"/>
              <w:color w:val="auto"/>
              <w:sz w:val="24"/>
              <w:szCs w:val="24"/>
            </w:rPr>
            <w:delText xml:space="preserve"> (blue)</w:delText>
          </w:r>
        </w:del>
      </w:ins>
      <w:del w:id="109" w:author="Gabe Streitmatter" w:date="2020-04-08T08:20:00Z">
        <w:r w:rsidRPr="0031330A" w:rsidDel="008D4A5B">
          <w:rPr>
            <w:i w:val="0"/>
            <w:iCs w:val="0"/>
            <w:color w:val="auto"/>
            <w:sz w:val="24"/>
            <w:szCs w:val="24"/>
          </w:rPr>
          <w:delText xml:space="preserve"> </w:delText>
        </w:r>
        <w:r w:rsidR="000B5013" w:rsidDel="008D4A5B">
          <w:rPr>
            <w:i w:val="0"/>
            <w:iCs w:val="0"/>
            <w:color w:val="auto"/>
            <w:sz w:val="24"/>
            <w:szCs w:val="24"/>
          </w:rPr>
          <w:delText>and</w:delText>
        </w:r>
      </w:del>
      <w:r w:rsidR="000B5013">
        <w:rPr>
          <w:i w:val="0"/>
          <w:iCs w:val="0"/>
          <w:color w:val="auto"/>
          <w:sz w:val="24"/>
          <w:szCs w:val="24"/>
        </w:rPr>
        <w:t xml:space="preserve"> joint offsets</w:t>
      </w:r>
      <w:ins w:id="110" w:author="WIENS,GLORIA J" w:date="2020-04-05T20:57:00Z">
        <w:r w:rsidR="00C63D30">
          <w:rPr>
            <w:i w:val="0"/>
            <w:iCs w:val="0"/>
            <w:color w:val="auto"/>
            <w:sz w:val="24"/>
            <w:szCs w:val="24"/>
          </w:rPr>
          <w:t xml:space="preserve"> (</w:t>
        </w:r>
      </w:ins>
      <w:ins w:id="111" w:author="WIENS,GLORIA J" w:date="2020-04-05T20:58:00Z">
        <w:r w:rsidR="00C63D30">
          <w:rPr>
            <w:i w:val="0"/>
            <w:iCs w:val="0"/>
            <w:color w:val="auto"/>
            <w:sz w:val="24"/>
            <w:szCs w:val="24"/>
          </w:rPr>
          <w:t>red)</w:t>
        </w:r>
      </w:ins>
      <w:r w:rsidR="000B5013">
        <w:rPr>
          <w:i w:val="0"/>
          <w:iCs w:val="0"/>
          <w:color w:val="auto"/>
          <w:sz w:val="24"/>
          <w:szCs w:val="24"/>
        </w:rPr>
        <w:t xml:space="preserve"> </w:t>
      </w:r>
      <w:r w:rsidRPr="0031330A">
        <w:rPr>
          <w:i w:val="0"/>
          <w:iCs w:val="0"/>
          <w:color w:val="auto"/>
          <w:sz w:val="24"/>
          <w:szCs w:val="24"/>
        </w:rPr>
        <w:t>determined with forward kinematics</w:t>
      </w:r>
      <w:commentRangeEnd w:id="104"/>
      <w:r w:rsidR="005B1959">
        <w:rPr>
          <w:rStyle w:val="CommentReference"/>
          <w:i w:val="0"/>
          <w:iCs w:val="0"/>
          <w:color w:val="auto"/>
          <w:kern w:val="14"/>
        </w:rPr>
        <w:commentReference w:id="104"/>
      </w:r>
      <w:commentRangeEnd w:id="105"/>
      <w:r w:rsidR="00F47DF5">
        <w:rPr>
          <w:rStyle w:val="CommentReference"/>
          <w:i w:val="0"/>
          <w:iCs w:val="0"/>
          <w:color w:val="auto"/>
          <w:kern w:val="14"/>
        </w:rPr>
        <w:commentReference w:id="105"/>
      </w:r>
      <w:ins w:id="112" w:author="Gabe Streitmatter" w:date="2020-03-29T10:01:00Z">
        <w:r w:rsidR="00F47DF5">
          <w:rPr>
            <w:i w:val="0"/>
            <w:iCs w:val="0"/>
            <w:color w:val="auto"/>
            <w:sz w:val="24"/>
            <w:szCs w:val="24"/>
          </w:rPr>
          <w:t xml:space="preserve">. </w:t>
        </w:r>
        <w:del w:id="113" w:author="WIENS,GLORIA J" w:date="2020-04-05T20:29:00Z">
          <w:r w:rsidR="00F47DF5" w:rsidDel="00841CDF">
            <w:rPr>
              <w:i w:val="0"/>
              <w:iCs w:val="0"/>
              <w:color w:val="auto"/>
              <w:sz w:val="24"/>
              <w:szCs w:val="24"/>
            </w:rPr>
            <w:delText xml:space="preserve">For this </w:delText>
          </w:r>
        </w:del>
      </w:ins>
      <w:ins w:id="114" w:author="Gabe Streitmatter" w:date="2020-03-29T10:03:00Z">
        <w:del w:id="115" w:author="WIENS,GLORIA J" w:date="2020-04-05T20:29:00Z">
          <w:r w:rsidR="00F47DF5" w:rsidDel="00841CDF">
            <w:rPr>
              <w:i w:val="0"/>
              <w:iCs w:val="0"/>
              <w:color w:val="auto"/>
              <w:sz w:val="24"/>
              <w:szCs w:val="24"/>
            </w:rPr>
            <w:delText>work</w:delText>
          </w:r>
        </w:del>
      </w:ins>
      <w:ins w:id="116" w:author="Gabe Streitmatter" w:date="2020-03-29T10:01:00Z">
        <w:del w:id="117" w:author="WIENS,GLORIA J" w:date="2020-04-05T20:29:00Z">
          <w:r w:rsidR="00F47DF5" w:rsidDel="00841CDF">
            <w:rPr>
              <w:i w:val="0"/>
              <w:iCs w:val="0"/>
              <w:color w:val="auto"/>
              <w:sz w:val="24"/>
              <w:szCs w:val="24"/>
            </w:rPr>
            <w:delText>, the i</w:delText>
          </w:r>
        </w:del>
      </w:ins>
      <w:ins w:id="118" w:author="WIENS,GLORIA J" w:date="2020-04-05T20:29:00Z">
        <w:r w:rsidR="00841CDF">
          <w:rPr>
            <w:i w:val="0"/>
            <w:iCs w:val="0"/>
            <w:color w:val="auto"/>
            <w:sz w:val="24"/>
            <w:szCs w:val="24"/>
          </w:rPr>
          <w:t>I</w:t>
        </w:r>
      </w:ins>
      <w:r w:rsidR="00F47DF5">
        <w:rPr>
          <w:i w:val="0"/>
          <w:iCs w:val="0"/>
          <w:color w:val="auto"/>
          <w:sz w:val="24"/>
          <w:szCs w:val="24"/>
        </w:rPr>
        <w:t xml:space="preserve">nitial orientation is assumed to be facing the </w:t>
      </w:r>
      <w:r w:rsidR="00CB1C2C">
        <w:rPr>
          <w:i w:val="0"/>
          <w:iCs w:val="0"/>
          <w:color w:val="auto"/>
          <w:sz w:val="24"/>
          <w:szCs w:val="24"/>
        </w:rPr>
        <w:t xml:space="preserve">origin </w:t>
      </w:r>
      <w:del w:id="119" w:author="WIENS,GLORIA J" w:date="2020-04-05T21:26:00Z">
        <w:r w:rsidR="00CB1C2C" w:rsidDel="00B65A07">
          <w:rPr>
            <w:i w:val="0"/>
            <w:iCs w:val="0"/>
            <w:color w:val="auto"/>
            <w:sz w:val="24"/>
            <w:szCs w:val="24"/>
          </w:rPr>
          <w:delText xml:space="preserve">if </w:delText>
        </w:r>
      </w:del>
      <w:ins w:id="120" w:author="WIENS,GLORIA J" w:date="2020-04-05T21:26:00Z">
        <w:r w:rsidR="00B65A07">
          <w:rPr>
            <w:i w:val="0"/>
            <w:iCs w:val="0"/>
            <w:color w:val="auto"/>
            <w:sz w:val="24"/>
            <w:szCs w:val="24"/>
          </w:rPr>
          <w:t xml:space="preserve">of </w:t>
        </w:r>
      </w:ins>
      <w:r w:rsidR="00CB1C2C">
        <w:rPr>
          <w:i w:val="0"/>
          <w:iCs w:val="0"/>
          <w:color w:val="auto"/>
          <w:sz w:val="24"/>
          <w:szCs w:val="24"/>
        </w:rPr>
        <w:t>the fixed coordinate system (</w:t>
      </w:r>
      <w:del w:id="121" w:author="WIENS,GLORIA J" w:date="2020-04-05T21:26:00Z">
        <w:r w:rsidR="00CB1C2C" w:rsidDel="00654CBB">
          <w:rPr>
            <w:i w:val="0"/>
            <w:iCs w:val="0"/>
            <w:color w:val="auto"/>
            <w:sz w:val="24"/>
            <w:szCs w:val="24"/>
          </w:rPr>
          <w:delText>where the</w:delText>
        </w:r>
      </w:del>
      <w:ins w:id="122" w:author="WIENS,GLORIA J" w:date="2020-04-05T21:26:00Z">
        <w:r w:rsidR="00654CBB">
          <w:rPr>
            <w:i w:val="0"/>
            <w:iCs w:val="0"/>
            <w:color w:val="auto"/>
            <w:sz w:val="24"/>
            <w:szCs w:val="24"/>
          </w:rPr>
          <w:t>base frame of</w:t>
        </w:r>
      </w:ins>
      <w:r w:rsidR="00CB1C2C">
        <w:rPr>
          <w:i w:val="0"/>
          <w:iCs w:val="0"/>
          <w:color w:val="auto"/>
          <w:sz w:val="24"/>
          <w:szCs w:val="24"/>
        </w:rPr>
        <w:t xml:space="preserve"> robot</w:t>
      </w:r>
      <w:del w:id="123" w:author="WIENS,GLORIA J" w:date="2020-04-05T21:26:00Z">
        <w:r w:rsidR="00CB1C2C" w:rsidDel="00654CBB">
          <w:rPr>
            <w:i w:val="0"/>
            <w:iCs w:val="0"/>
            <w:color w:val="auto"/>
            <w:sz w:val="24"/>
            <w:szCs w:val="24"/>
          </w:rPr>
          <w:delText xml:space="preserve"> is defined</w:delText>
        </w:r>
      </w:del>
      <w:r w:rsidR="00CB1C2C">
        <w:rPr>
          <w:i w:val="0"/>
          <w:iCs w:val="0"/>
          <w:color w:val="auto"/>
          <w:sz w:val="24"/>
          <w:szCs w:val="24"/>
        </w:rPr>
        <w:t>)</w:t>
      </w:r>
      <w:r w:rsidR="00F47DF5">
        <w:rPr>
          <w:i w:val="0"/>
          <w:iCs w:val="0"/>
          <w:color w:val="auto"/>
          <w:sz w:val="24"/>
          <w:szCs w:val="24"/>
        </w:rPr>
        <w:t xml:space="preserve"> with the human’s arms down.</w:t>
      </w:r>
    </w:p>
    <w:p w14:paraId="55E1C1A5" w14:textId="3F833394" w:rsidR="008D4A5B" w:rsidRDefault="00B20950" w:rsidP="000B5013">
      <w:pPr>
        <w:keepNext/>
        <w:spacing w:after="0" w:line="360" w:lineRule="auto"/>
        <w:rPr>
          <w:ins w:id="124" w:author="Gabe Streitmatter" w:date="2020-04-08T08:43:00Z"/>
          <w:rFonts w:ascii="Times New Roman" w:hAnsi="Times New Roman" w:cs="Times New Roman"/>
          <w:iCs/>
          <w:sz w:val="24"/>
          <w:szCs w:val="24"/>
        </w:rPr>
      </w:pPr>
      <w:r>
        <w:rPr>
          <w:iCs/>
          <w:noProof/>
          <w:sz w:val="24"/>
          <w:szCs w:val="24"/>
        </w:rPr>
        <mc:AlternateContent>
          <mc:Choice Requires="wpg">
            <w:drawing>
              <wp:anchor distT="0" distB="0" distL="114300" distR="114300" simplePos="0" relativeHeight="251666432" behindDoc="0" locked="0" layoutInCell="1" allowOverlap="1" wp14:anchorId="40D55B6E" wp14:editId="21D46865">
                <wp:simplePos x="0" y="0"/>
                <wp:positionH relativeFrom="column">
                  <wp:posOffset>599846</wp:posOffset>
                </wp:positionH>
                <wp:positionV relativeFrom="paragraph">
                  <wp:posOffset>1027176</wp:posOffset>
                </wp:positionV>
                <wp:extent cx="2516428" cy="2326234"/>
                <wp:effectExtent l="0" t="0" r="0" b="0"/>
                <wp:wrapNone/>
                <wp:docPr id="13" name="Group 13"/>
                <wp:cNvGraphicFramePr/>
                <a:graphic xmlns:a="http://schemas.openxmlformats.org/drawingml/2006/main">
                  <a:graphicData uri="http://schemas.microsoft.com/office/word/2010/wordprocessingGroup">
                    <wpg:wgp>
                      <wpg:cNvGrpSpPr/>
                      <wpg:grpSpPr>
                        <a:xfrm>
                          <a:off x="0" y="0"/>
                          <a:ext cx="2516428" cy="2326234"/>
                          <a:chOff x="0" y="0"/>
                          <a:chExt cx="2562225" cy="2336245"/>
                        </a:xfrm>
                      </wpg:grpSpPr>
                      <wpg:grpSp>
                        <wpg:cNvPr id="83" name="Group 83"/>
                        <wpg:cNvGrpSpPr/>
                        <wpg:grpSpPr>
                          <a:xfrm>
                            <a:off x="0" y="0"/>
                            <a:ext cx="2562225" cy="2336245"/>
                            <a:chOff x="-295834" y="-201867"/>
                            <a:chExt cx="2562370" cy="2336415"/>
                          </a:xfrm>
                        </wpg:grpSpPr>
                        <wpg:grpSp>
                          <wpg:cNvPr id="84" name="Group 84"/>
                          <wpg:cNvGrpSpPr/>
                          <wpg:grpSpPr>
                            <a:xfrm>
                              <a:off x="-295834" y="-201867"/>
                              <a:ext cx="2562370" cy="2336415"/>
                              <a:chOff x="-295834" y="-244154"/>
                              <a:chExt cx="2562370" cy="2338080"/>
                            </a:xfrm>
                          </wpg:grpSpPr>
                          <wpg:grpSp>
                            <wpg:cNvPr id="85" name="Group 85"/>
                            <wpg:cNvGrpSpPr/>
                            <wpg:grpSpPr>
                              <a:xfrm>
                                <a:off x="-295834" y="-244154"/>
                                <a:ext cx="2562370" cy="2338080"/>
                                <a:chOff x="-295897" y="-244288"/>
                                <a:chExt cx="2562916" cy="2339372"/>
                              </a:xfrm>
                            </wpg:grpSpPr>
                            <wps:wsp>
                              <wps:cNvPr id="87" name="Text Box 87"/>
                              <wps:cNvSpPr txBox="1"/>
                              <wps:spPr>
                                <a:xfrm>
                                  <a:off x="-295897" y="1470533"/>
                                  <a:ext cx="697403" cy="624551"/>
                                </a:xfrm>
                                <a:prstGeom prst="rect">
                                  <a:avLst/>
                                </a:prstGeom>
                                <a:noFill/>
                                <a:ln w="6350">
                                  <a:noFill/>
                                </a:ln>
                              </wps:spPr>
                              <wps:txbx>
                                <w:txbxContent>
                                  <w:p w14:paraId="4D843F92" w14:textId="1DBFB8D9" w:rsidR="0000731F" w:rsidRDefault="0000731F" w:rsidP="002A1080">
                                    <w:pPr>
                                      <w:spacing w:after="0" w:line="240" w:lineRule="auto"/>
                                      <w:jc w:val="center"/>
                                    </w:pPr>
                                    <w:r>
                                      <w:t>Arm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435804" y="-244288"/>
                                  <a:ext cx="831215" cy="653580"/>
                                </a:xfrm>
                                <a:prstGeom prst="rect">
                                  <a:avLst/>
                                </a:prstGeom>
                                <a:noFill/>
                                <a:ln w="6350">
                                  <a:noFill/>
                                </a:ln>
                              </wps:spPr>
                              <wps:txb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33197" y="1117844"/>
                                  <a:ext cx="304882" cy="15256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V="1">
                                  <a:off x="277701" y="1514853"/>
                                  <a:ext cx="589747" cy="121945"/>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562625" y="322087"/>
                                  <a:ext cx="106275" cy="755611"/>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289821" y="-35810"/>
                                  <a:ext cx="1072345" cy="357916"/>
                                </a:xfrm>
                                <a:prstGeom prst="rect">
                                  <a:avLst/>
                                </a:prstGeom>
                                <a:noFill/>
                                <a:ln w="6350">
                                  <a:noFill/>
                                </a:ln>
                              </wps:spPr>
                              <wps:txbx>
                                <w:txbxContent>
                                  <w:p w14:paraId="0534766C" w14:textId="55046EFE" w:rsidR="0000731F" w:rsidRPr="000B44C6" w:rsidRDefault="0000731F" w:rsidP="002A1080">
                                    <w:pPr>
                                      <w:jc w:val="center"/>
                                      <w:rPr>
                                        <w:b/>
                                        <w:bCs/>
                                        <w:u w:val="single"/>
                                      </w:rPr>
                                    </w:pPr>
                                    <w:r w:rsidRPr="000B44C6">
                                      <w:rPr>
                                        <w:b/>
                                        <w:bCs/>
                                        <w:u w:val="single"/>
                                      </w:rPr>
                                      <w:t>Side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Straight Arrow Connector 93"/>
                            <wps:cNvCnPr/>
                            <wps:spPr>
                              <a:xfrm flipH="1">
                                <a:off x="1213308" y="321887"/>
                                <a:ext cx="454800" cy="1313822"/>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73079" y="69823"/>
                                <a:ext cx="363021" cy="6549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6" name="Straight Arrow Connector 96"/>
                          <wps:cNvCnPr/>
                          <wps:spPr>
                            <a:xfrm flipV="1">
                              <a:off x="277641" y="450864"/>
                              <a:ext cx="504675" cy="10365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43891" y="651053"/>
                            <a:ext cx="733778" cy="711153"/>
                          </a:xfrm>
                          <a:prstGeom prst="rect">
                            <a:avLst/>
                          </a:prstGeom>
                          <a:noFill/>
                          <a:ln w="6350">
                            <a:noFill/>
                          </a:ln>
                        </wps:spPr>
                        <wps:txb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55B6E" id="Group 13" o:spid="_x0000_s1029" style="position:absolute;margin-left:47.25pt;margin-top:80.9pt;width:198.15pt;height:183.15pt;z-index:251666432;mso-width-relative:margin;mso-height-relative:margin" coordsize="25622,2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">
                <v:group id="Group 83" o:spid="_x0000_s1030" style="position:absolute;width:25622;height:23362" coordorigin="-2958,-2018" coordsize="25623,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31" style="position:absolute;left:-2958;top:-2018;width:25623;height:23363" coordorigin="-2958,-2441" coordsize="25623,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85" o:spid="_x0000_s1032" style="position:absolute;left:-2958;top:-2441;width:25623;height:23380" coordorigin="-2958,-2442" coordsize="25629,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87" o:spid="_x0000_s1033" type="#_x0000_t202" style="position:absolute;left:-2958;top:14705;width:6973;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D843F92" w14:textId="1DBFB8D9" w:rsidR="0000731F" w:rsidRDefault="0000731F" w:rsidP="002A1080">
                              <w:pPr>
                                <w:spacing w:after="0" w:line="240" w:lineRule="auto"/>
                                <w:jc w:val="center"/>
                              </w:pPr>
                              <w:r>
                                <w:t>Arm (Green)</w:t>
                              </w:r>
                            </w:p>
                          </w:txbxContent>
                        </v:textbox>
                      </v:shape>
                      <v:shape id="Text Box 88" o:spid="_x0000_s1034" type="#_x0000_t202" style="position:absolute;left:14358;top:-2442;width:831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v:textbox>
                      </v:shape>
                      <v:shapetype id="_x0000_t32" coordsize="21600,21600" o:spt="32" o:oned="t" path="m,l21600,21600e" filled="f">
                        <v:path arrowok="t" fillok="f" o:connecttype="none"/>
                        <o:lock v:ext="edit" shapetype="t"/>
                      </v:shapetype>
                      <v:shape id="Straight Arrow Connector 89" o:spid="_x0000_s1035" type="#_x0000_t32" style="position:absolute;left:1331;top:11178;width:3049;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" strokecolor="#5b9bd5 [3204]" strokeweight="1.5pt">
                        <v:stroke endarrow="open" joinstyle="miter"/>
                      </v:shape>
                      <v:shape id="Straight Arrow Connector 90" o:spid="_x0000_s1036" type="#_x0000_t32" style="position:absolute;left:2777;top:15148;width:5897;height:1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" strokecolor="#5b9bd5 [3204]" strokeweight="1.5pt">
                        <v:stroke endarrow="open" joinstyle="miter"/>
                      </v:shape>
                      <v:shape id="Straight Arrow Connector 92" o:spid="_x0000_s1037" type="#_x0000_t32" style="position:absolute;left:15626;top:3220;width:1063;height:7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" strokecolor="#5b9bd5 [3204]" strokeweight="1.5pt">
                        <v:stroke endarrow="open" joinstyle="miter"/>
                      </v:shape>
                      <v:shape id="Text Box 86" o:spid="_x0000_s1038" type="#_x0000_t202" style="position:absolute;left:-2898;top:-358;width:10723;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0534766C" w14:textId="55046EFE" w:rsidR="0000731F" w:rsidRPr="000B44C6" w:rsidRDefault="0000731F" w:rsidP="002A1080">
                              <w:pPr>
                                <w:jc w:val="center"/>
                                <w:rPr>
                                  <w:b/>
                                  <w:bCs/>
                                  <w:u w:val="single"/>
                                </w:rPr>
                              </w:pPr>
                              <w:r w:rsidRPr="000B44C6">
                                <w:rPr>
                                  <w:b/>
                                  <w:bCs/>
                                  <w:u w:val="single"/>
                                </w:rPr>
                                <w:t>Side Profile</w:t>
                              </w:r>
                            </w:p>
                          </w:txbxContent>
                        </v:textbox>
                      </v:shape>
                    </v:group>
                    <v:shape id="Straight Arrow Connector 93" o:spid="_x0000_s1039" type="#_x0000_t32" style="position:absolute;left:12133;top:3218;width:4548;height:13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BCxAAAANsAAAAPAAAAZHJzL2Rvd25yZXYueG1sRI9Bi8Iw&#10;FITvgv8hPGEvsqYq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LufUELEAAAA2wAAAA8A&#10;AAAAAAAAAAAAAAAABwIAAGRycy9kb3ducmV2LnhtbFBLBQYAAAAAAwADALcAAAD4AgAAAAA=&#10;" strokecolor="#5b9bd5 [3204]" strokeweight="1.5pt">
                      <v:stroke endarrow="open" joinstyle="miter"/>
                    </v:shape>
                    <v:shape id="Straight Arrow Connector 94" o:spid="_x0000_s1040" type="#_x0000_t32" style="position:absolute;left:12730;top:698;width:3631;height: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g2xAAAANsAAAAPAAAAZHJzL2Rvd25yZXYueG1sRI9Bi8Iw&#10;FITvgv8hPGEvsqaK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DR2yDbEAAAA2wAAAA8A&#10;AAAAAAAAAAAAAAAABwIAAGRycy9kb3ducmV2LnhtbFBLBQYAAAAAAwADALcAAAD4AgAAAAA=&#10;" strokecolor="#5b9bd5 [3204]" strokeweight="1.5pt">
                      <v:stroke endarrow="open" joinstyle="miter"/>
                    </v:shape>
                  </v:group>
                  <v:shape id="Straight Arrow Connector 96" o:spid="_x0000_s1041" type="#_x0000_t32" style="position:absolute;left:2776;top:4508;width:5047;height:1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" strokecolor="#5b9bd5 [3204]" strokeweight="1.5pt">
                    <v:stroke endarrow="open" joinstyle="miter"/>
                  </v:shape>
                </v:group>
                <v:shape id="Text Box 97" o:spid="_x0000_s1042" type="#_x0000_t202" style="position:absolute;left:438;top:6510;width:7338;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v:textbox>
                </v:shape>
              </v:group>
            </w:pict>
          </mc:Fallback>
        </mc:AlternateContent>
      </w:r>
      <w:r w:rsidR="00596D3F">
        <w:rPr>
          <w:rFonts w:ascii="Times New Roman" w:hAnsi="Times New Roman" w:cs="Times New Roman"/>
          <w:iCs/>
          <w:sz w:val="24"/>
          <w:szCs w:val="24"/>
        </w:rPr>
        <w:t xml:space="preserve">    </w:t>
      </w:r>
      <w:ins w:id="125" w:author="Gabe Streitmatter" w:date="2020-04-08T08:39:00Z">
        <w:r w:rsidR="0000731F">
          <w:rPr>
            <w:rFonts w:ascii="Times New Roman" w:hAnsi="Times New Roman" w:cs="Times New Roman"/>
            <w:iCs/>
            <w:sz w:val="24"/>
            <w:szCs w:val="24"/>
          </w:rPr>
          <w:t xml:space="preserve">To account for </w:t>
        </w:r>
      </w:ins>
      <w:ins w:id="126" w:author="Gabe Streitmatter" w:date="2020-04-08T08:40:00Z">
        <w:r w:rsidR="0000731F">
          <w:rPr>
            <w:rFonts w:ascii="Times New Roman" w:hAnsi="Times New Roman" w:cs="Times New Roman"/>
            <w:iCs/>
            <w:sz w:val="24"/>
            <w:szCs w:val="24"/>
          </w:rPr>
          <w:t xml:space="preserve">the component of motion in the orthogonal </w:t>
        </w:r>
      </w:ins>
      <w:ins w:id="127" w:author="Gabe Streitmatter" w:date="2020-04-08T08:41:00Z">
        <w:r w:rsidR="0000731F">
          <w:rPr>
            <w:rFonts w:ascii="Times New Roman" w:hAnsi="Times New Roman" w:cs="Times New Roman"/>
            <w:iCs/>
            <w:sz w:val="24"/>
            <w:szCs w:val="24"/>
          </w:rPr>
          <w:t>direction</w:t>
        </w:r>
      </w:ins>
      <w:ins w:id="128" w:author="Gabe Streitmatter" w:date="2020-04-08T08:40:00Z">
        <w:r w:rsidR="0000731F">
          <w:rPr>
            <w:rFonts w:ascii="Times New Roman" w:hAnsi="Times New Roman" w:cs="Times New Roman"/>
            <w:iCs/>
            <w:sz w:val="24"/>
            <w:szCs w:val="24"/>
          </w:rPr>
          <w:t xml:space="preserve">, a similar boundary is drawn to model the side profile of the human’s arm (drawn in green) and torso and head (both drain in blue) (Figure 2 Left). </w:t>
        </w:r>
      </w:ins>
      <w:ins w:id="129" w:author="Gabe Streitmatter" w:date="2020-04-08T08:41:00Z">
        <w:r w:rsidR="0000731F">
          <w:rPr>
            <w:rFonts w:ascii="Times New Roman" w:hAnsi="Times New Roman" w:cs="Times New Roman"/>
            <w:iCs/>
            <w:sz w:val="24"/>
            <w:szCs w:val="24"/>
          </w:rPr>
          <w:t>The interface between the normal and orthogonal boundary curves is also shown (F</w:t>
        </w:r>
      </w:ins>
      <w:ins w:id="130" w:author="Gabe Streitmatter" w:date="2020-04-08T08:42:00Z">
        <w:r w:rsidR="0000731F">
          <w:rPr>
            <w:rFonts w:ascii="Times New Roman" w:hAnsi="Times New Roman" w:cs="Times New Roman"/>
            <w:iCs/>
            <w:sz w:val="24"/>
            <w:szCs w:val="24"/>
          </w:rPr>
          <w:t>igure 2 Right). In the same approach applies above, the boundary points for this profile are defined at each time step.</w:t>
        </w:r>
      </w:ins>
    </w:p>
    <w:p w14:paraId="6013D405" w14:textId="313E5658" w:rsidR="0000731F" w:rsidRDefault="0000731F" w:rsidP="0000731F">
      <w:pPr>
        <w:pStyle w:val="Caption"/>
        <w:jc w:val="center"/>
        <w:rPr>
          <w:ins w:id="131" w:author="Gabe Streitmatter" w:date="2020-04-08T08:44:00Z"/>
          <w:b/>
          <w:bCs/>
          <w:i w:val="0"/>
          <w:iCs w:val="0"/>
          <w:color w:val="auto"/>
          <w:sz w:val="24"/>
          <w:szCs w:val="24"/>
        </w:rPr>
      </w:pPr>
      <w:ins w:id="132" w:author="Gabe Streitmatter" w:date="2020-04-08T08:43:00Z">
        <w:r>
          <w:rPr>
            <w:iCs w:val="0"/>
            <w:noProof/>
            <w:sz w:val="24"/>
            <w:szCs w:val="24"/>
          </w:rPr>
          <w:drawing>
            <wp:inline distT="0" distB="0" distL="0" distR="0" wp14:anchorId="289F6A35" wp14:editId="0E705679">
              <wp:extent cx="1741018" cy="2260038"/>
              <wp:effectExtent l="0" t="0" r="0" b="6985"/>
              <wp:docPr id="72" name="Picture 72"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 2 L.jpg"/>
                      <pic:cNvPicPr/>
                    </pic:nvPicPr>
                    <pic:blipFill rotWithShape="1">
                      <a:blip r:embed="rId14" cstate="print">
                        <a:extLst>
                          <a:ext uri="{28A0092B-C50C-407E-A947-70E740481C1C}">
                            <a14:useLocalDpi xmlns:a14="http://schemas.microsoft.com/office/drawing/2010/main" val="0"/>
                          </a:ext>
                        </a:extLst>
                      </a:blip>
                      <a:srcRect l="21796" t="16210" r="27135" b="13148"/>
                      <a:stretch/>
                    </pic:blipFill>
                    <pic:spPr bwMode="auto">
                      <a:xfrm>
                        <a:off x="0" y="0"/>
                        <a:ext cx="1779874" cy="2310477"/>
                      </a:xfrm>
                      <a:prstGeom prst="rect">
                        <a:avLst/>
                      </a:prstGeom>
                      <a:ln>
                        <a:noFill/>
                      </a:ln>
                      <a:extLst>
                        <a:ext uri="{53640926-AAD7-44D8-BBD7-CCE9431645EC}">
                          <a14:shadowObscured xmlns:a14="http://schemas.microsoft.com/office/drawing/2010/main"/>
                        </a:ext>
                      </a:extLst>
                    </pic:spPr>
                  </pic:pic>
                </a:graphicData>
              </a:graphic>
            </wp:inline>
          </w:drawing>
        </w:r>
      </w:ins>
      <w:ins w:id="133" w:author="Gabe Streitmatter" w:date="2020-04-08T08:44:00Z">
        <w:r>
          <w:rPr>
            <w:noProof/>
            <w:sz w:val="24"/>
            <w:szCs w:val="24"/>
          </w:rPr>
          <w:drawing>
            <wp:inline distT="0" distB="0" distL="0" distR="0" wp14:anchorId="0D5C78C5" wp14:editId="5A094885">
              <wp:extent cx="2108621" cy="2274926"/>
              <wp:effectExtent l="0" t="0" r="6350" b="0"/>
              <wp:docPr id="73" name="Picture 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5" cstate="print">
                        <a:extLst>
                          <a:ext uri="{28A0092B-C50C-407E-A947-70E740481C1C}">
                            <a14:useLocalDpi xmlns:a14="http://schemas.microsoft.com/office/drawing/2010/main" val="0"/>
                          </a:ext>
                        </a:extLst>
                      </a:blip>
                      <a:srcRect l="33882" t="18534" r="45752" b="44226"/>
                      <a:stretch/>
                    </pic:blipFill>
                    <pic:spPr bwMode="auto">
                      <a:xfrm>
                        <a:off x="0" y="0"/>
                        <a:ext cx="2136373" cy="2304866"/>
                      </a:xfrm>
                      <a:prstGeom prst="rect">
                        <a:avLst/>
                      </a:prstGeom>
                      <a:ln>
                        <a:noFill/>
                      </a:ln>
                      <a:extLst>
                        <a:ext uri="{53640926-AAD7-44D8-BBD7-CCE9431645EC}">
                          <a14:shadowObscured xmlns:a14="http://schemas.microsoft.com/office/drawing/2010/main"/>
                        </a:ext>
                      </a:extLst>
                    </pic:spPr>
                  </pic:pic>
                </a:graphicData>
              </a:graphic>
            </wp:inline>
          </w:drawing>
        </w:r>
        <w:r w:rsidRPr="0000731F">
          <w:rPr>
            <w:b/>
            <w:bCs/>
            <w:i w:val="0"/>
            <w:iCs w:val="0"/>
            <w:color w:val="auto"/>
            <w:sz w:val="24"/>
            <w:szCs w:val="24"/>
          </w:rPr>
          <w:t xml:space="preserve"> </w:t>
        </w:r>
      </w:ins>
    </w:p>
    <w:p w14:paraId="607F5BD2" w14:textId="57D7C55E" w:rsidR="00596D3F" w:rsidRPr="0000731F" w:rsidDel="0000731F" w:rsidRDefault="0000731F" w:rsidP="00F34824">
      <w:pPr>
        <w:pStyle w:val="Caption"/>
        <w:jc w:val="center"/>
        <w:rPr>
          <w:del w:id="134" w:author="Gabe Streitmatter" w:date="2020-04-08T08:45:00Z"/>
          <w:i w:val="0"/>
          <w:iCs w:val="0"/>
          <w:color w:val="auto"/>
          <w:sz w:val="24"/>
          <w:szCs w:val="24"/>
          <w:rPrChange w:id="135" w:author="Gabe Streitmatter" w:date="2020-04-08T08:45:00Z">
            <w:rPr>
              <w:del w:id="136" w:author="Gabe Streitmatter" w:date="2020-04-08T08:45:00Z"/>
              <w:rFonts w:ascii="Times New Roman" w:hAnsi="Times New Roman" w:cs="Times New Roman"/>
              <w:iCs/>
              <w:sz w:val="24"/>
              <w:szCs w:val="24"/>
            </w:rPr>
          </w:rPrChange>
        </w:rPr>
        <w:pPrChange w:id="137" w:author="Gabe Streitmatter" w:date="2020-04-08T08:47:00Z">
          <w:pPr>
            <w:keepNext/>
            <w:spacing w:after="0" w:line="360" w:lineRule="auto"/>
          </w:pPr>
        </w:pPrChange>
      </w:pPr>
      <w:commentRangeStart w:id="138"/>
      <w:commentRangeStart w:id="139"/>
      <w:ins w:id="140" w:author="Gabe Streitmatter" w:date="2020-04-08T08:44:00Z">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2</w:t>
        </w:r>
        <w:r w:rsidRPr="0031330A">
          <w:rPr>
            <w:b/>
            <w:bCs/>
            <w:i w:val="0"/>
            <w:iCs w:val="0"/>
            <w:noProof/>
            <w:color w:val="auto"/>
            <w:sz w:val="24"/>
            <w:szCs w:val="24"/>
          </w:rPr>
          <w:fldChar w:fldCharType="end"/>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Joint offsets (red) in the orthogonal direction to account for lateral motion</w:t>
        </w:r>
        <w:commentRangeEnd w:id="138"/>
        <w:r>
          <w:rPr>
            <w:rStyle w:val="CommentReference"/>
            <w:i w:val="0"/>
            <w:iCs w:val="0"/>
            <w:color w:val="auto"/>
            <w:kern w:val="14"/>
          </w:rPr>
          <w:commentReference w:id="138"/>
        </w:r>
        <w:commentRangeEnd w:id="139"/>
        <w:r>
          <w:rPr>
            <w:i w:val="0"/>
            <w:iCs w:val="0"/>
            <w:color w:val="auto"/>
            <w:sz w:val="24"/>
            <w:szCs w:val="24"/>
          </w:rPr>
          <w:t>. The right side of the figure shows the combination of the normal and orthogonal curves.</w:t>
        </w:r>
        <w:r>
          <w:rPr>
            <w:rStyle w:val="CommentReference"/>
            <w:i w:val="0"/>
            <w:iCs w:val="0"/>
            <w:color w:val="auto"/>
            <w:kern w:val="14"/>
          </w:rPr>
          <w:commentReference w:id="139"/>
        </w:r>
      </w:ins>
      <w:del w:id="141" w:author="Gabe Streitmatter" w:date="2020-04-08T08:45:00Z">
        <w:r w:rsidR="00596D3F" w:rsidDel="0000731F">
          <w:rPr>
            <w:sz w:val="24"/>
            <w:szCs w:val="24"/>
          </w:rPr>
          <w:delText>To account for component of motion in the orthogonal direction, a similar boundary is drawn to model the side profile of the human</w:delText>
        </w:r>
        <w:r w:rsidR="0088208D" w:rsidDel="0000731F">
          <w:rPr>
            <w:sz w:val="24"/>
            <w:szCs w:val="24"/>
          </w:rPr>
          <w:delText>’s arm</w:delText>
        </w:r>
        <w:r w:rsidR="00390F4F" w:rsidDel="0000731F">
          <w:rPr>
            <w:sz w:val="24"/>
            <w:szCs w:val="24"/>
          </w:rPr>
          <w:delText xml:space="preserve"> (</w:delText>
        </w:r>
        <w:r w:rsidR="0088208D" w:rsidDel="0000731F">
          <w:rPr>
            <w:sz w:val="24"/>
            <w:szCs w:val="24"/>
          </w:rPr>
          <w:delText>drawn in green</w:delText>
        </w:r>
        <w:r w:rsidR="00390F4F" w:rsidDel="0000731F">
          <w:rPr>
            <w:sz w:val="24"/>
            <w:szCs w:val="24"/>
          </w:rPr>
          <w:delText>)</w:delText>
        </w:r>
        <w:r w:rsidR="0088208D" w:rsidDel="0000731F">
          <w:rPr>
            <w:sz w:val="24"/>
            <w:szCs w:val="24"/>
          </w:rPr>
          <w:delText xml:space="preserve"> and torso and head</w:delText>
        </w:r>
        <w:r w:rsidR="00390F4F" w:rsidDel="0000731F">
          <w:rPr>
            <w:sz w:val="24"/>
            <w:szCs w:val="24"/>
          </w:rPr>
          <w:delText xml:space="preserve"> (both </w:delText>
        </w:r>
        <w:r w:rsidR="0088208D" w:rsidDel="0000731F">
          <w:rPr>
            <w:sz w:val="24"/>
            <w:szCs w:val="24"/>
          </w:rPr>
          <w:delText>draw</w:delText>
        </w:r>
        <w:r w:rsidR="00390F4F" w:rsidDel="0000731F">
          <w:rPr>
            <w:sz w:val="24"/>
            <w:szCs w:val="24"/>
          </w:rPr>
          <w:delText>n</w:delText>
        </w:r>
        <w:r w:rsidR="0088208D" w:rsidDel="0000731F">
          <w:rPr>
            <w:sz w:val="24"/>
            <w:szCs w:val="24"/>
          </w:rPr>
          <w:delText xml:space="preserve"> in blue</w:delText>
        </w:r>
        <w:r w:rsidR="00390F4F" w:rsidDel="0000731F">
          <w:rPr>
            <w:sz w:val="24"/>
            <w:szCs w:val="24"/>
          </w:rPr>
          <w:delText>)</w:delText>
        </w:r>
        <w:r w:rsidR="00596D3F" w:rsidDel="0000731F">
          <w:rPr>
            <w:sz w:val="24"/>
            <w:szCs w:val="24"/>
          </w:rPr>
          <w:delText xml:space="preserve"> (Figure 2</w:delText>
        </w:r>
        <w:r w:rsidR="00FF0A63" w:rsidDel="0000731F">
          <w:rPr>
            <w:sz w:val="24"/>
            <w:szCs w:val="24"/>
          </w:rPr>
          <w:delText xml:space="preserve"> Left</w:delText>
        </w:r>
        <w:r w:rsidR="00596D3F" w:rsidDel="0000731F">
          <w:rPr>
            <w:sz w:val="24"/>
            <w:szCs w:val="24"/>
          </w:rPr>
          <w:delText>).</w:delText>
        </w:r>
        <w:r w:rsidR="00FF0A63" w:rsidDel="0000731F">
          <w:rPr>
            <w:sz w:val="24"/>
            <w:szCs w:val="24"/>
          </w:rPr>
          <w:delText xml:space="preserve"> In the same approach applied above, the boundary points for this profile are defined at each </w:delText>
        </w:r>
        <w:r w:rsidR="00FA61CE" w:rsidDel="0000731F">
          <w:rPr>
            <w:sz w:val="24"/>
            <w:szCs w:val="24"/>
          </w:rPr>
          <w:delText>step-in</w:delText>
        </w:r>
        <w:r w:rsidR="00BC55E9" w:rsidDel="0000731F">
          <w:rPr>
            <w:sz w:val="24"/>
            <w:szCs w:val="24"/>
          </w:rPr>
          <w:delText xml:space="preserve"> </w:delText>
        </w:r>
        <w:r w:rsidR="00FF0A63" w:rsidDel="0000731F">
          <w:rPr>
            <w:sz w:val="24"/>
            <w:szCs w:val="24"/>
          </w:rPr>
          <w:delText>time</w:delText>
        </w:r>
      </w:del>
      <w:del w:id="142" w:author="Gabe Streitmatter" w:date="2020-04-08T08:01:00Z">
        <w:r w:rsidR="0088208D" w:rsidDel="001E7AFD">
          <w:rPr>
            <w:sz w:val="24"/>
            <w:szCs w:val="24"/>
          </w:rPr>
          <w:delText xml:space="preserve">, as seen in the </w:delText>
        </w:r>
        <w:r w:rsidR="0088208D" w:rsidRPr="0088208D" w:rsidDel="001E7AFD">
          <w:rPr>
            <w:sz w:val="24"/>
            <w:szCs w:val="24"/>
          </w:rPr>
          <w:delText>right side of</w:delText>
        </w:r>
        <w:r w:rsidR="00812F6A" w:rsidDel="001E7AFD">
          <w:rPr>
            <w:sz w:val="24"/>
            <w:szCs w:val="24"/>
          </w:rPr>
          <w:delText xml:space="preserve"> </w:delText>
        </w:r>
        <w:r w:rsidR="00FF0A63" w:rsidRPr="0088208D" w:rsidDel="001E7AFD">
          <w:rPr>
            <w:sz w:val="24"/>
            <w:szCs w:val="24"/>
          </w:rPr>
          <w:delText xml:space="preserve">Figure </w:delText>
        </w:r>
        <w:r w:rsidR="0088208D" w:rsidRPr="0088208D" w:rsidDel="001E7AFD">
          <w:rPr>
            <w:sz w:val="24"/>
            <w:szCs w:val="24"/>
          </w:rPr>
          <w:delText xml:space="preserve">2, </w:delText>
        </w:r>
        <w:r w:rsidR="0088208D" w:rsidRPr="000B44C6" w:rsidDel="001E7AFD">
          <w:rPr>
            <w:sz w:val="24"/>
            <w:szCs w:val="24"/>
          </w:rPr>
          <w:delText>where each instance in time is represented by a different color outline.</w:delText>
        </w:r>
      </w:del>
    </w:p>
    <w:p w14:paraId="64EAE740" w14:textId="0CA7EF7E" w:rsidR="000F08E2" w:rsidDel="0000731F" w:rsidRDefault="000F08E2" w:rsidP="00F34824">
      <w:pPr>
        <w:pStyle w:val="Caption"/>
        <w:jc w:val="center"/>
        <w:rPr>
          <w:del w:id="143" w:author="Gabe Streitmatter" w:date="2020-04-08T08:45:00Z"/>
          <w:iCs w:val="0"/>
          <w:sz w:val="24"/>
          <w:szCs w:val="24"/>
        </w:rPr>
        <w:pPrChange w:id="144" w:author="Gabe Streitmatter" w:date="2020-04-08T08:47:00Z">
          <w:pPr>
            <w:keepNext/>
            <w:spacing w:after="0" w:line="240" w:lineRule="auto"/>
          </w:pPr>
        </w:pPrChange>
      </w:pPr>
    </w:p>
    <w:p w14:paraId="5C6EB36C" w14:textId="49BD5F07" w:rsidR="000F08E2" w:rsidDel="0000731F" w:rsidRDefault="000F08E2" w:rsidP="00F34824">
      <w:pPr>
        <w:pStyle w:val="Caption"/>
        <w:jc w:val="center"/>
        <w:rPr>
          <w:del w:id="145" w:author="Gabe Streitmatter" w:date="2020-04-08T08:45:00Z"/>
          <w:iCs w:val="0"/>
          <w:sz w:val="24"/>
          <w:szCs w:val="24"/>
        </w:rPr>
        <w:pPrChange w:id="146" w:author="Gabe Streitmatter" w:date="2020-04-08T08:47:00Z">
          <w:pPr>
            <w:keepNext/>
            <w:spacing w:after="0" w:line="240" w:lineRule="auto"/>
            <w:jc w:val="center"/>
          </w:pPr>
        </w:pPrChange>
      </w:pPr>
      <w:del w:id="147" w:author="Gabe Streitmatter" w:date="2020-04-08T08:45:00Z">
        <w:r w:rsidDel="0000731F">
          <w:rPr>
            <w:iCs w:val="0"/>
            <w:noProof/>
            <w:sz w:val="24"/>
            <w:szCs w:val="24"/>
          </w:rPr>
          <w:drawing>
            <wp:inline distT="0" distB="0" distL="0" distR="0" wp14:anchorId="2DA52967" wp14:editId="3B52A76C">
              <wp:extent cx="2413591" cy="2668014"/>
              <wp:effectExtent l="0" t="0" r="0" b="5715"/>
              <wp:docPr id="7" name="Picture 7"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L.jpg"/>
                      <pic:cNvPicPr/>
                    </pic:nvPicPr>
                    <pic:blipFill rotWithShape="1">
                      <a:blip r:embed="rId16" cstate="print">
                        <a:extLst>
                          <a:ext uri="{28A0092B-C50C-407E-A947-70E740481C1C}">
                            <a14:useLocalDpi xmlns:a14="http://schemas.microsoft.com/office/drawing/2010/main" val="0"/>
                          </a:ext>
                        </a:extLst>
                      </a:blip>
                      <a:srcRect l="15657" t="8613" r="17405" b="12540"/>
                      <a:stretch/>
                    </pic:blipFill>
                    <pic:spPr bwMode="auto">
                      <a:xfrm>
                        <a:off x="0" y="0"/>
                        <a:ext cx="2413591" cy="2668014"/>
                      </a:xfrm>
                      <a:prstGeom prst="rect">
                        <a:avLst/>
                      </a:prstGeom>
                      <a:ln>
                        <a:noFill/>
                      </a:ln>
                      <a:extLst>
                        <a:ext uri="{53640926-AAD7-44D8-BBD7-CCE9431645EC}">
                          <a14:shadowObscured xmlns:a14="http://schemas.microsoft.com/office/drawing/2010/main"/>
                        </a:ext>
                      </a:extLst>
                    </pic:spPr>
                  </pic:pic>
                </a:graphicData>
              </a:graphic>
            </wp:inline>
          </w:drawing>
        </w:r>
      </w:del>
      <w:del w:id="148" w:author="Gabe Streitmatter" w:date="2020-04-08T07:59:00Z">
        <w:r w:rsidR="000215CC" w:rsidDel="001E7AFD">
          <w:rPr>
            <w:iCs w:val="0"/>
            <w:noProof/>
            <w:sz w:val="24"/>
            <w:szCs w:val="24"/>
          </w:rPr>
          <w:drawing>
            <wp:inline distT="0" distB="0" distL="0" distR="0" wp14:anchorId="2672B10F" wp14:editId="0077F397">
              <wp:extent cx="2711303" cy="234045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2 Rb.jpg"/>
                      <pic:cNvPicPr/>
                    </pic:nvPicPr>
                    <pic:blipFill rotWithShape="1">
                      <a:blip r:embed="rId17" cstate="print">
                        <a:extLst>
                          <a:ext uri="{28A0092B-C50C-407E-A947-70E740481C1C}">
                            <a14:useLocalDpi xmlns:a14="http://schemas.microsoft.com/office/drawing/2010/main" val="0"/>
                          </a:ext>
                        </a:extLst>
                      </a:blip>
                      <a:srcRect l="14963" t="9167" r="18504" b="14256"/>
                      <a:stretch/>
                    </pic:blipFill>
                    <pic:spPr bwMode="auto">
                      <a:xfrm>
                        <a:off x="0" y="0"/>
                        <a:ext cx="2745512" cy="2369985"/>
                      </a:xfrm>
                      <a:prstGeom prst="rect">
                        <a:avLst/>
                      </a:prstGeom>
                      <a:ln>
                        <a:noFill/>
                      </a:ln>
                      <a:extLst>
                        <a:ext uri="{53640926-AAD7-44D8-BBD7-CCE9431645EC}">
                          <a14:shadowObscured xmlns:a14="http://schemas.microsoft.com/office/drawing/2010/main"/>
                        </a:ext>
                      </a:extLst>
                    </pic:spPr>
                  </pic:pic>
                </a:graphicData>
              </a:graphic>
            </wp:inline>
          </w:drawing>
        </w:r>
      </w:del>
    </w:p>
    <w:p w14:paraId="4CF9E1DC" w14:textId="4417B180" w:rsidR="000F08E2" w:rsidRPr="0031330A" w:rsidDel="0000731F" w:rsidRDefault="000F08E2" w:rsidP="00F34824">
      <w:pPr>
        <w:pStyle w:val="Caption"/>
        <w:jc w:val="center"/>
        <w:rPr>
          <w:del w:id="149" w:author="Gabe Streitmatter" w:date="2020-04-08T08:45:00Z"/>
          <w:i w:val="0"/>
          <w:iCs w:val="0"/>
          <w:color w:val="auto"/>
          <w:sz w:val="24"/>
          <w:szCs w:val="24"/>
        </w:rPr>
      </w:pPr>
      <w:commentRangeStart w:id="150"/>
      <w:del w:id="151" w:author="Gabe Streitmatter" w:date="2020-04-08T08:45:00Z">
        <w:r w:rsidRPr="0031330A" w:rsidDel="0000731F">
          <w:rPr>
            <w:b/>
            <w:bCs/>
            <w:i w:val="0"/>
            <w:iCs w:val="0"/>
            <w:color w:val="auto"/>
            <w:sz w:val="24"/>
            <w:szCs w:val="24"/>
          </w:rPr>
          <w:delText xml:space="preserve">Figure </w:delText>
        </w:r>
        <w:r w:rsidRPr="0031330A" w:rsidDel="0000731F">
          <w:rPr>
            <w:b/>
            <w:bCs/>
            <w:i w:val="0"/>
            <w:iCs w:val="0"/>
            <w:noProof/>
            <w:color w:val="auto"/>
            <w:sz w:val="24"/>
            <w:szCs w:val="24"/>
          </w:rPr>
          <w:fldChar w:fldCharType="begin"/>
        </w:r>
        <w:r w:rsidRPr="0031330A" w:rsidDel="0000731F">
          <w:rPr>
            <w:b/>
            <w:bCs/>
            <w:i w:val="0"/>
            <w:iCs w:val="0"/>
            <w:noProof/>
            <w:color w:val="auto"/>
            <w:sz w:val="24"/>
            <w:szCs w:val="24"/>
          </w:rPr>
          <w:delInstrText xml:space="preserve"> SEQ Figure \* ARABIC </w:delInstrText>
        </w:r>
        <w:r w:rsidRPr="0031330A" w:rsidDel="0000731F">
          <w:rPr>
            <w:b/>
            <w:bCs/>
            <w:i w:val="0"/>
            <w:iCs w:val="0"/>
            <w:noProof/>
            <w:color w:val="auto"/>
            <w:sz w:val="24"/>
            <w:szCs w:val="24"/>
          </w:rPr>
          <w:fldChar w:fldCharType="separate"/>
        </w:r>
        <w:r w:rsidDel="0000731F">
          <w:rPr>
            <w:b/>
            <w:bCs/>
            <w:i w:val="0"/>
            <w:iCs w:val="0"/>
            <w:noProof/>
            <w:color w:val="auto"/>
            <w:sz w:val="24"/>
            <w:szCs w:val="24"/>
          </w:rPr>
          <w:delText>2</w:delText>
        </w:r>
        <w:r w:rsidRPr="0031330A" w:rsidDel="0000731F">
          <w:rPr>
            <w:b/>
            <w:bCs/>
            <w:i w:val="0"/>
            <w:iCs w:val="0"/>
            <w:noProof/>
            <w:color w:val="auto"/>
            <w:sz w:val="24"/>
            <w:szCs w:val="24"/>
          </w:rPr>
          <w:fldChar w:fldCharType="end"/>
        </w:r>
        <w:r w:rsidRPr="0031330A" w:rsidDel="0000731F">
          <w:rPr>
            <w:b/>
            <w:bCs/>
            <w:i w:val="0"/>
            <w:iCs w:val="0"/>
            <w:color w:val="auto"/>
            <w:sz w:val="24"/>
            <w:szCs w:val="24"/>
          </w:rPr>
          <w:delText>.</w:delText>
        </w:r>
        <w:r w:rsidRPr="0031330A" w:rsidDel="0000731F">
          <w:rPr>
            <w:i w:val="0"/>
            <w:iCs w:val="0"/>
            <w:color w:val="auto"/>
            <w:sz w:val="24"/>
            <w:szCs w:val="24"/>
          </w:rPr>
          <w:delText xml:space="preserve"> </w:delText>
        </w:r>
        <w:r w:rsidDel="0000731F">
          <w:rPr>
            <w:i w:val="0"/>
            <w:iCs w:val="0"/>
            <w:color w:val="auto"/>
            <w:sz w:val="24"/>
            <w:szCs w:val="24"/>
          </w:rPr>
          <w:delText>Joint offsets</w:delText>
        </w:r>
        <w:r w:rsidR="00812F6A" w:rsidDel="0000731F">
          <w:rPr>
            <w:i w:val="0"/>
            <w:iCs w:val="0"/>
            <w:color w:val="auto"/>
            <w:sz w:val="24"/>
            <w:szCs w:val="24"/>
          </w:rPr>
          <w:delText xml:space="preserve"> (red)</w:delText>
        </w:r>
        <w:r w:rsidDel="0000731F">
          <w:rPr>
            <w:i w:val="0"/>
            <w:iCs w:val="0"/>
            <w:color w:val="auto"/>
            <w:sz w:val="24"/>
            <w:szCs w:val="24"/>
          </w:rPr>
          <w:delText xml:space="preserve"> in the </w:delText>
        </w:r>
        <w:r w:rsidR="000B5013" w:rsidDel="0000731F">
          <w:rPr>
            <w:i w:val="0"/>
            <w:iCs w:val="0"/>
            <w:color w:val="auto"/>
            <w:sz w:val="24"/>
            <w:szCs w:val="24"/>
          </w:rPr>
          <w:delText>orthogonal direction to account for lateral motion</w:delText>
        </w:r>
        <w:commentRangeEnd w:id="150"/>
        <w:r w:rsidR="00EC5DE2" w:rsidDel="0000731F">
          <w:rPr>
            <w:rStyle w:val="CommentReference"/>
            <w:i w:val="0"/>
            <w:iCs w:val="0"/>
            <w:color w:val="auto"/>
            <w:kern w:val="14"/>
          </w:rPr>
          <w:commentReference w:id="150"/>
        </w:r>
      </w:del>
    </w:p>
    <w:p w14:paraId="2DBCCCF6" w14:textId="3C5FCBA2" w:rsidR="00596D3F" w:rsidRDefault="00596D3F" w:rsidP="00F34824">
      <w:pPr>
        <w:pStyle w:val="Caption"/>
        <w:jc w:val="center"/>
        <w:rPr>
          <w:iCs w:val="0"/>
          <w:sz w:val="24"/>
          <w:szCs w:val="24"/>
        </w:rPr>
        <w:pPrChange w:id="152" w:author="Gabe Streitmatter" w:date="2020-04-08T08:47:00Z">
          <w:pPr>
            <w:keepNext/>
            <w:spacing w:after="0" w:line="240" w:lineRule="auto"/>
          </w:pPr>
        </w:pPrChange>
      </w:pPr>
    </w:p>
    <w:p w14:paraId="4213E130" w14:textId="746787DB" w:rsidR="006C06C2" w:rsidRPr="006C06C2" w:rsidRDefault="00686404" w:rsidP="006C06C2">
      <w:pPr>
        <w:pStyle w:val="Second-LevelHeading-JUR"/>
        <w:spacing w:before="240" w:after="240"/>
      </w:pPr>
      <w:r>
        <w:lastRenderedPageBreak/>
        <w:t>Application of Coons Patches to Connect the Boundary Curves</w:t>
      </w:r>
    </w:p>
    <w:p w14:paraId="06D52150" w14:textId="4A40CB7B" w:rsidR="00A437F5" w:rsidRDefault="000215CC" w:rsidP="00A437F5">
      <w:pPr>
        <w:pStyle w:val="Text"/>
        <w:spacing w:line="360" w:lineRule="auto"/>
        <w:jc w:val="left"/>
        <w:rPr>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r>
        <w:rPr>
          <w:iCs/>
          <w:sz w:val="24"/>
          <w:szCs w:val="24"/>
        </w:rPr>
        <w:t>An individual patch is created for each straight segment of the human as the segment travels between two different orientations.</w:t>
      </w:r>
      <w:r w:rsidR="00BE7389">
        <w:rPr>
          <w:iCs/>
          <w:sz w:val="24"/>
          <w:szCs w:val="24"/>
        </w:rPr>
        <w:t xml:space="preserve"> </w:t>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commentRangeStart w:id="153"/>
      <w:r w:rsidR="006F7698">
        <w:rPr>
          <w:iCs/>
          <w:sz w:val="24"/>
          <w:szCs w:val="24"/>
        </w:rPr>
        <w:t xml:space="preserve">Example boundary curves for a Coons patch are shown in Figure </w:t>
      </w:r>
      <w:r w:rsidR="004B77F9">
        <w:rPr>
          <w:iCs/>
          <w:sz w:val="24"/>
          <w:szCs w:val="24"/>
        </w:rPr>
        <w:t>3</w:t>
      </w:r>
      <w:r w:rsidR="006F7698">
        <w:rPr>
          <w:iCs/>
          <w:sz w:val="24"/>
          <w:szCs w:val="24"/>
        </w:rPr>
        <w:t>.</w:t>
      </w:r>
      <w:commentRangeEnd w:id="153"/>
      <w:r w:rsidR="00E937C0">
        <w:rPr>
          <w:rStyle w:val="CommentReference"/>
          <w:kern w:val="14"/>
        </w:rPr>
        <w:commentReference w:id="153"/>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r w:rsidR="001257CE">
        <w:rPr>
          <w:iCs/>
          <w:sz w:val="24"/>
          <w:szCs w:val="24"/>
        </w:rPr>
        <w:t xml:space="preserve"> (</w:t>
      </w:r>
      <w:r w:rsidR="001257CE" w:rsidRPr="00432F10">
        <w:rPr>
          <w:i/>
          <w:sz w:val="24"/>
          <w:szCs w:val="24"/>
        </w:rPr>
        <w:t>Curve 1</w:t>
      </w:r>
      <w:r w:rsidR="001257CE">
        <w:rPr>
          <w:iCs/>
          <w:sz w:val="24"/>
          <w:szCs w:val="24"/>
        </w:rPr>
        <w:t>)</w:t>
      </w:r>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r w:rsidR="00D818BC">
        <w:rPr>
          <w:iCs/>
          <w:sz w:val="24"/>
          <w:szCs w:val="24"/>
        </w:rPr>
        <w:t xml:space="preserve">(second) </w:t>
      </w:r>
      <w:r w:rsidR="00A437F5">
        <w:rPr>
          <w:iCs/>
          <w:sz w:val="24"/>
          <w:szCs w:val="24"/>
        </w:rPr>
        <w:t>instance in time</w:t>
      </w:r>
      <w:r w:rsidR="00A437F5" w:rsidRPr="00F965F5">
        <w:rPr>
          <w:iCs/>
          <w:sz w:val="24"/>
          <w:szCs w:val="24"/>
        </w:rPr>
        <w:t>. The second boundary curve</w:t>
      </w:r>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r w:rsidR="00EC61A6">
        <w:rPr>
          <w:iCs/>
          <w:sz w:val="24"/>
          <w:szCs w:val="24"/>
        </w:rPr>
        <w:t xml:space="preserve"> on the human</w:t>
      </w:r>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rsidP="00ED0E47">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49024" behindDoc="0" locked="0" layoutInCell="1" allowOverlap="1" wp14:anchorId="398C913C" wp14:editId="14C89ABC">
                <wp:simplePos x="0" y="0"/>
                <wp:positionH relativeFrom="column">
                  <wp:posOffset>528955</wp:posOffset>
                </wp:positionH>
                <wp:positionV relativeFrom="paragraph">
                  <wp:posOffset>99744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214583" y="16932"/>
                            <a:ext cx="681952" cy="230716"/>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43" style="position:absolute;left:0;text-align:left;margin-left:41.65pt;margin-top:7.85pt;width:199.05pt;height:93.3pt;z-index:251649024;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">
                <v:line id="Straight Connector 15" o:spid="_x0000_s1044" style="position:absolute;visibility:visible;mso-wrap-style:square" from="12145,169" to="18965,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45"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046"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v:textbox>
                </v:shape>
                <v:shape id="Text Box 19" o:spid="_x0000_s1047"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48"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49"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sidR="00F5749A">
        <w:rPr>
          <w:iCs/>
          <w:noProof/>
          <w:sz w:val="24"/>
          <w:szCs w:val="24"/>
        </w:rPr>
        <mc:AlternateContent>
          <mc:Choice Requires="wps">
            <w:drawing>
              <wp:anchor distT="0" distB="0" distL="114300" distR="114300" simplePos="0" relativeHeight="251655168" behindDoc="0" locked="0" layoutInCell="1" allowOverlap="1" wp14:anchorId="71B1E03D" wp14:editId="6EE4DE96">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50" type="#_x0000_t202" style="position:absolute;left:0;text-align:left;margin-left:178.85pt;margin-top:146.9pt;width:95.8pt;height: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" filled="f" stroked="f" strokeweight=".5pt">
                <v:textbo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4144" behindDoc="0" locked="0" layoutInCell="1" allowOverlap="1" wp14:anchorId="356173C2" wp14:editId="5D3BFFFD">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51" type="#_x0000_t202" style="position:absolute;left:0;text-align:left;margin-left:24.8pt;margin-top:152.65pt;width:86.95pt;height:7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kf5LzECAABbBAAADgAAAAAAAAAAAAAA&#10;AAAuAgAAZHJzL2Uyb0RvYy54bWxQSwECLQAUAAYACAAAACEAT9JVouIAAAAKAQAADwAAAAAAAAAA&#10;AAAAAACLBAAAZHJzL2Rvd25yZXYueG1sUEsFBgAAAAAEAAQA8wAAAJoFAAAAAA==&#10;" filled="f" stroked="f" strokeweight=".5pt">
                <v:textbo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2096" behindDoc="0" locked="0" layoutInCell="1" allowOverlap="1" wp14:anchorId="02556F39" wp14:editId="61D866E6">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52" type="#_x0000_t202" style="position:absolute;left:0;text-align:left;margin-left:169.4pt;margin-top:81.4pt;width:36pt;height:27.1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" filled="f" stroked="f" strokeweight=".5pt">
                <v:textbox>
                  <w:txbxContent>
                    <w:p w14:paraId="1FC46B04" w14:textId="1E77C393"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3120" behindDoc="0" locked="0" layoutInCell="1" allowOverlap="1" wp14:anchorId="003EF57B" wp14:editId="45F0652A">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53" type="#_x0000_t202" style="position:absolute;left:0;text-align:left;margin-left:75.7pt;margin-top:69.25pt;width:36pt;height:27.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" filled="f" stroked="f" strokeweight=".5pt">
                <v:textbox>
                  <w:txbxContent>
                    <w:p w14:paraId="157F4A3A" w14:textId="5A36F68D"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1072" behindDoc="0" locked="0" layoutInCell="1" allowOverlap="1" wp14:anchorId="438DC585" wp14:editId="3265CD68">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54" type="#_x0000_t202" style="position:absolute;left:0;text-align:left;margin-left:178.65pt;margin-top:42.2pt;width:36pt;height:2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" filled="f" stroked="f" strokeweight=".5pt">
                <v:textbox>
                  <w:txbxContent>
                    <w:p w14:paraId="7AF8400F" w14:textId="1C9A88B4"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0048" behindDoc="0" locked="0" layoutInCell="1" allowOverlap="1" wp14:anchorId="63E3A317" wp14:editId="0685DDC2">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00731F" w:rsidRPr="008F002E" w:rsidRDefault="0000731F">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55" type="#_x0000_t202" style="position:absolute;left:0;text-align:left;margin-left:79pt;margin-top:8.05pt;width:36pt;height:27.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" filled="f" stroked="f" strokeweight=".5pt">
                <v:textbox>
                  <w:txbxContent>
                    <w:p w14:paraId="3998DAC6" w14:textId="5FE31C07" w:rsidR="0000731F" w:rsidRPr="008F002E" w:rsidRDefault="0000731F">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v:textbox>
              </v:shape>
            </w:pict>
          </mc:Fallback>
        </mc:AlternateContent>
      </w:r>
      <w:r w:rsidR="00F5749A">
        <w:rPr>
          <w:iCs/>
          <w:noProof/>
          <w:sz w:val="24"/>
          <w:szCs w:val="24"/>
        </w:rPr>
        <w:drawing>
          <wp:inline distT="0" distB="0" distL="0" distR="0" wp14:anchorId="0BEF5BA9" wp14:editId="5899202F">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8">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r w:rsidR="00F5749A">
        <w:rPr>
          <w:iCs/>
          <w:noProof/>
          <w:sz w:val="24"/>
          <w:szCs w:val="24"/>
        </w:rPr>
        <w:drawing>
          <wp:inline distT="0" distB="0" distL="0" distR="0" wp14:anchorId="3D1DFDFE" wp14:editId="05749A92">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9">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p>
    <w:p w14:paraId="53372D63" w14:textId="17AED6EE" w:rsidR="00A437F5" w:rsidRDefault="00A437F5" w:rsidP="006A13E1">
      <w:pPr>
        <w:spacing w:line="360" w:lineRule="auto"/>
        <w:ind w:firstLine="202"/>
        <w:jc w:val="center"/>
        <w:rPr>
          <w:rFonts w:ascii="Times New Roman" w:hAnsi="Times New Roman" w:cs="Times New Roman"/>
          <w:iCs/>
          <w:sz w:val="24"/>
          <w:szCs w:val="24"/>
        </w:rPr>
      </w:pPr>
    </w:p>
    <w:p w14:paraId="231A631B" w14:textId="12B05A0D" w:rsidR="00C509F0" w:rsidRPr="0031330A" w:rsidRDefault="00C509F0" w:rsidP="00C509F0">
      <w:pPr>
        <w:pStyle w:val="Caption"/>
        <w:jc w:val="center"/>
        <w:rPr>
          <w:i w:val="0"/>
          <w:iCs w:val="0"/>
          <w:color w:val="auto"/>
          <w:sz w:val="24"/>
          <w:szCs w:val="24"/>
        </w:rPr>
      </w:pPr>
      <w:commentRangeStart w:id="154"/>
      <w:r w:rsidRPr="0031330A">
        <w:rPr>
          <w:b/>
          <w:bCs/>
          <w:i w:val="0"/>
          <w:iCs w:val="0"/>
          <w:color w:val="auto"/>
          <w:sz w:val="24"/>
          <w:szCs w:val="24"/>
        </w:rPr>
        <w:t xml:space="preserve">Figure </w:t>
      </w:r>
      <w:r w:rsidR="004B77F9">
        <w:rPr>
          <w:b/>
          <w:bCs/>
          <w:i w:val="0"/>
          <w:iCs w:val="0"/>
          <w:noProof/>
          <w:color w:val="auto"/>
          <w:sz w:val="24"/>
          <w:szCs w:val="24"/>
        </w:rPr>
        <w:t>3</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Definition of boundary curves and generation of a patch</w:t>
      </w:r>
      <w:commentRangeEnd w:id="154"/>
      <w:r w:rsidR="00EC61A6">
        <w:rPr>
          <w:rStyle w:val="CommentReference"/>
          <w:i w:val="0"/>
          <w:iCs w:val="0"/>
          <w:color w:val="auto"/>
          <w:kern w:val="14"/>
        </w:rPr>
        <w:commentReference w:id="154"/>
      </w:r>
    </w:p>
    <w:p w14:paraId="70C65FE5" w14:textId="69692BDE" w:rsidR="005D1D04" w:rsidRDefault="00387A56" w:rsidP="00F5002F">
      <w:pPr>
        <w:spacing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BA6DD0">
        <w:rPr>
          <w:rFonts w:ascii="Times New Roman" w:hAnsi="Times New Roman" w:cs="Times New Roman"/>
          <w:iCs/>
          <w:sz w:val="24"/>
          <w:szCs w:val="24"/>
        </w:rPr>
        <w:t xml:space="preserve">With the corner points specified, the curves can be put into the proper </w:t>
      </w:r>
      <w:r w:rsidR="008E2032">
        <w:rPr>
          <w:rFonts w:ascii="Times New Roman" w:hAnsi="Times New Roman" w:cs="Times New Roman"/>
          <w:iCs/>
          <w:sz w:val="24"/>
          <w:szCs w:val="24"/>
        </w:rPr>
        <w:t xml:space="preserve">mathematical form </w:t>
      </w:r>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r w:rsidR="008E2032">
        <w:rPr>
          <w:rFonts w:ascii="Times New Roman" w:hAnsi="Times New Roman" w:cs="Times New Roman"/>
          <w:iCs/>
          <w:sz w:val="24"/>
          <w:szCs w:val="24"/>
        </w:rPr>
        <w:t xml:space="preserve">mathematical form </w:t>
      </w:r>
      <w:r w:rsidR="00A437F5">
        <w:rPr>
          <w:rFonts w:ascii="Times New Roman" w:hAnsi="Times New Roman" w:cs="Times New Roman"/>
          <w:iCs/>
          <w:sz w:val="24"/>
          <w:szCs w:val="24"/>
        </w:rPr>
        <w:t xml:space="preserve">is shown in </w:t>
      </w:r>
      <w:ins w:id="155" w:author="WIENS,GLORIA J" w:date="2020-04-06T00:37:00Z">
        <w:r w:rsidR="00F5002F">
          <w:rPr>
            <w:rFonts w:ascii="Times New Roman" w:hAnsi="Times New Roman" w:cs="Times New Roman"/>
            <w:iCs/>
            <w:sz w:val="24"/>
            <w:szCs w:val="24"/>
          </w:rPr>
          <w:t xml:space="preserve">Eq. </w:t>
        </w:r>
      </w:ins>
      <w:r w:rsidR="00A437F5">
        <w:rPr>
          <w:rFonts w:ascii="Times New Roman" w:hAnsi="Times New Roman" w:cs="Times New Roman"/>
          <w:iCs/>
          <w:sz w:val="24"/>
          <w:szCs w:val="24"/>
        </w:rPr>
        <w:t>(2), 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1;</w:t>
      </w:r>
      <w:r w:rsidR="00BD1743"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2</w:t>
      </w:r>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r w:rsidR="00BA53B1">
        <w:rPr>
          <w:rFonts w:ascii="Times New Roman" w:hAnsi="Times New Roman" w:cs="Times New Roman"/>
          <w:iCs/>
          <w:sz w:val="24"/>
          <w:szCs w:val="24"/>
        </w:rPr>
        <w:t>3</w:t>
      </w:r>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r w:rsidR="00543046">
        <w:rPr>
          <w:rFonts w:ascii="Times New Roman" w:hAnsi="Times New Roman" w:cs="Times New Roman"/>
          <w:iCs/>
          <w:sz w:val="24"/>
          <w:szCs w:val="24"/>
        </w:rPr>
        <w:t>4</w:t>
      </w:r>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77777777" w:rsidR="005D1D04" w:rsidRDefault="005D1D04" w:rsidP="00F5002F">
      <w:pPr>
        <w:spacing w:line="360" w:lineRule="auto"/>
        <w:rPr>
          <w:rFonts w:ascii="Times New Roman" w:hAnsi="Times New Roman" w:cs="Times New Roman"/>
          <w:iCs/>
          <w:sz w:val="24"/>
          <w:szCs w:val="24"/>
        </w:rPr>
      </w:pPr>
    </w:p>
    <w:p w14:paraId="7A8E6DE6" w14:textId="6DB5CC5C"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r w:rsidR="00EE3602">
        <w:rPr>
          <w:rFonts w:ascii="Times New Roman" w:hAnsi="Times New Roman" w:cs="Times New Roman"/>
          <w:iCs/>
          <w:sz w:val="24"/>
          <w:szCs w:val="24"/>
        </w:rPr>
        <w:t xml:space="preserve">spatial </w:t>
      </w:r>
      <w:r w:rsidR="008D477C">
        <w:rPr>
          <w:rFonts w:ascii="Times New Roman" w:hAnsi="Times New Roman" w:cs="Times New Roman"/>
          <w:iCs/>
          <w:sz w:val="24"/>
          <w:szCs w:val="24"/>
        </w:rPr>
        <w:t xml:space="preserve">grid size, so </w:t>
      </w:r>
      <w:r w:rsidR="00FC4B13">
        <w:rPr>
          <w:rFonts w:ascii="Times New Roman" w:hAnsi="Times New Roman" w:cs="Times New Roman"/>
          <w:iCs/>
          <w:sz w:val="24"/>
          <w:szCs w:val="24"/>
        </w:rPr>
        <w:t xml:space="preserve">high-density patches will eventually be generalized by patches that fit the grid size in the final comparison of the swept volumes. </w:t>
      </w:r>
    </w:p>
    <w:p w14:paraId="5F54F80E" w14:textId="2576C992"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r w:rsidR="007B3595">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r w:rsidR="003B6696">
        <w:rPr>
          <w:rFonts w:ascii="Times New Roman" w:hAnsi="Times New Roman" w:cs="Times New Roman"/>
          <w:iCs/>
          <w:sz w:val="24"/>
          <w:szCs w:val="24"/>
        </w:rPr>
        <w:t xml:space="preserve">Curves </w:t>
      </w:r>
      <w:r w:rsidR="001C7B8A">
        <w:rPr>
          <w:rFonts w:ascii="Times New Roman" w:hAnsi="Times New Roman" w:cs="Times New Roman"/>
          <w:iCs/>
          <w:sz w:val="24"/>
          <w:szCs w:val="24"/>
        </w:rPr>
        <w:t xml:space="preserve">1 </w:t>
      </w:r>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r w:rsidR="001C7B8A">
        <w:rPr>
          <w:rFonts w:ascii="Times New Roman" w:hAnsi="Times New Roman" w:cs="Times New Roman"/>
          <w:iCs/>
          <w:sz w:val="24"/>
          <w:szCs w:val="24"/>
        </w:rPr>
        <w:t>3</w:t>
      </w:r>
      <w:r>
        <w:rPr>
          <w:rFonts w:ascii="Times New Roman" w:hAnsi="Times New Roman" w:cs="Times New Roman"/>
          <w:iCs/>
          <w:sz w:val="24"/>
          <w:szCs w:val="24"/>
        </w:rPr>
        <w:t>.</w:t>
      </w:r>
      <w:r w:rsidR="00245CF2">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r w:rsidR="005816CD">
        <w:rPr>
          <w:rFonts w:ascii="Times New Roman" w:hAnsi="Times New Roman" w:cs="Times New Roman"/>
          <w:iCs/>
          <w:sz w:val="24"/>
          <w:szCs w:val="24"/>
        </w:rPr>
        <w:t xml:space="preserve">Curves 2 </w:t>
      </w:r>
      <w:r>
        <w:rPr>
          <w:rFonts w:ascii="Times New Roman" w:hAnsi="Times New Roman" w:cs="Times New Roman"/>
          <w:iCs/>
          <w:sz w:val="24"/>
          <w:szCs w:val="24"/>
        </w:rPr>
        <w:t xml:space="preserve">and </w:t>
      </w:r>
      <w:r w:rsidR="005816CD">
        <w:rPr>
          <w:rFonts w:ascii="Times New Roman" w:hAnsi="Times New Roman" w:cs="Times New Roman"/>
          <w:iCs/>
          <w:sz w:val="24"/>
          <w:szCs w:val="24"/>
        </w:rPr>
        <w:t xml:space="preserve">4 </w:t>
      </w:r>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r w:rsidR="00506C0E">
        <w:rPr>
          <w:rFonts w:ascii="Times New Roman" w:hAnsi="Times New Roman" w:cs="Times New Roman"/>
          <w:iCs/>
          <w:sz w:val="24"/>
          <w:szCs w:val="24"/>
        </w:rPr>
        <w:t>,</w:t>
      </w:r>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549BB82F"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r w:rsidR="00BA6DD0">
        <w:rPr>
          <w:rFonts w:ascii="Times New Roman" w:hAnsi="Times New Roman" w:cs="Times New Roman"/>
          <w:i/>
          <w:sz w:val="24"/>
          <w:szCs w:val="24"/>
        </w:rPr>
        <w:t>i</w:t>
      </w:r>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r w:rsidR="00BA6DD0" w:rsidRPr="00F965F5">
        <w:rPr>
          <w:rFonts w:ascii="Times New Roman" w:hAnsi="Times New Roman" w:cs="Times New Roman"/>
          <w:i/>
          <w:sz w:val="24"/>
          <w:szCs w:val="24"/>
        </w:rPr>
        <w:t xml:space="preserve">i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i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w:t>
      </w:r>
      <w:ins w:id="156" w:author="WIENS,GLORIA J" w:date="2020-04-06T00:47:00Z">
        <w:r w:rsidR="00413B3F">
          <w:rPr>
            <w:rFonts w:ascii="Times New Roman" w:hAnsi="Times New Roman" w:cs="Times New Roman"/>
            <w:iCs/>
            <w:sz w:val="24"/>
            <w:szCs w:val="24"/>
          </w:rPr>
          <w:t>, Eq.</w:t>
        </w:r>
      </w:ins>
      <w:r w:rsidR="00BA6DD0" w:rsidRPr="00F965F5">
        <w:rPr>
          <w:rFonts w:ascii="Times New Roman" w:hAnsi="Times New Roman" w:cs="Times New Roman"/>
          <w:iCs/>
          <w:sz w:val="24"/>
          <w:szCs w:val="24"/>
        </w:rPr>
        <w:t xml:space="preserve">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w:t>
      </w:r>
      <w:r w:rsidR="00BE7389">
        <w:rPr>
          <w:rFonts w:ascii="Times New Roman" w:hAnsi="Times New Roman" w:cs="Times New Roman"/>
          <w:iCs/>
          <w:sz w:val="24"/>
          <w:szCs w:val="24"/>
        </w:rPr>
        <w:lastRenderedPageBreak/>
        <w:t>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r w:rsidR="003A6557">
        <w:rPr>
          <w:rFonts w:ascii="Times New Roman" w:hAnsi="Times New Roman" w:cs="Times New Roman"/>
          <w:iCs/>
          <w:sz w:val="24"/>
          <w:szCs w:val="24"/>
        </w:rPr>
        <w:t>represents</w:t>
      </w:r>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00731F"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7EC6B6C6" w:rsidR="00F965F5" w:rsidRDefault="001450A8" w:rsidP="008149F4">
      <w:pPr>
        <w:spacing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  </w:t>
      </w:r>
      <w:r w:rsidR="00B24B03">
        <w:rPr>
          <w:rFonts w:ascii="Times New Roman" w:hAnsi="Times New Roman" w:cs="Times New Roman"/>
          <w:iCs/>
          <w:sz w:val="24"/>
          <w:szCs w:val="24"/>
        </w:rPr>
        <w:t xml:space="preserve">Completing the above calculation for the patch, a </w:t>
      </w:r>
      <m:oMath>
        <m:r>
          <w:rPr>
            <w:rFonts w:ascii="Cambria Math" w:hAnsi="Cambria Math" w:cs="Times New Roman"/>
            <w:sz w:val="24"/>
            <w:szCs w:val="24"/>
          </w:rPr>
          <m:t>(v×u</m:t>
        </m:r>
      </m:oMath>
      <w:r w:rsidR="00A76462">
        <w:rPr>
          <w:rFonts w:ascii="Times New Roman" w:eastAsiaTheme="minorEastAsia" w:hAnsi="Times New Roman" w:cs="Times New Roman"/>
          <w:sz w:val="24"/>
          <w:szCs w:val="24"/>
        </w:rPr>
        <w:t>)</w:t>
      </w:r>
      <w:r w:rsidR="00B24B03">
        <w:rPr>
          <w:rFonts w:ascii="Times New Roman" w:eastAsiaTheme="minorEastAsia" w:hAnsi="Times New Roman" w:cs="Times New Roman"/>
          <w:sz w:val="24"/>
          <w:szCs w:val="24"/>
        </w:rPr>
        <w:t xml:space="preserve"> set of points within the boundary curves is created. This process is completed for each dimension of interest.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X, Y, and Z</w:t>
      </w:r>
      <w:r w:rsidR="00B24B03">
        <w:rPr>
          <w:rFonts w:ascii="Times New Roman" w:hAnsi="Times New Roman" w:cs="Times New Roman"/>
          <w:iCs/>
          <w:sz w:val="24"/>
          <w:szCs w:val="24"/>
        </w:rPr>
        <w:t xml:space="preserve"> dimensions as well as for the time dimension</w:t>
      </w:r>
      <w:r w:rsidR="004B77F9">
        <w:rPr>
          <w:rFonts w:ascii="Times New Roman" w:hAnsi="Times New Roman" w:cs="Times New Roman"/>
          <w:iCs/>
          <w:sz w:val="24"/>
          <w:szCs w:val="24"/>
        </w:rPr>
        <w:t xml:space="preserve">. </w:t>
      </w:r>
      <w:r w:rsidR="00B24B03">
        <w:rPr>
          <w:rFonts w:ascii="Times New Roman" w:hAnsi="Times New Roman" w:cs="Times New Roman"/>
          <w:iCs/>
          <w:sz w:val="24"/>
          <w:szCs w:val="24"/>
        </w:rPr>
        <w:t>The boundary curves for the</w:t>
      </w:r>
      <w:r w:rsidR="00A437F5" w:rsidRPr="00F965F5">
        <w:rPr>
          <w:rFonts w:ascii="Times New Roman" w:hAnsi="Times New Roman" w:cs="Times New Roman"/>
          <w:iCs/>
          <w:sz w:val="24"/>
          <w:szCs w:val="24"/>
        </w:rPr>
        <w:t xml:space="preserve"> time dimension patch </w:t>
      </w:r>
      <w:r w:rsidR="00B24B03">
        <w:rPr>
          <w:rFonts w:ascii="Times New Roman" w:hAnsi="Times New Roman" w:cs="Times New Roman"/>
          <w:iCs/>
          <w:sz w:val="24"/>
          <w:szCs w:val="24"/>
        </w:rPr>
        <w:t xml:space="preserve">are defined as follows. </w:t>
      </w:r>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4C7ABF">
        <w:rPr>
          <w:rFonts w:ascii="Times New Roman" w:hAnsi="Times New Roman" w:cs="Times New Roman"/>
          <w:iCs/>
          <w:sz w:val="24"/>
          <w:szCs w:val="24"/>
        </w:rPr>
        <w:t xml:space="preserve">4 </w:t>
      </w:r>
      <w:r w:rsidR="00B24B03">
        <w:rPr>
          <w:rFonts w:ascii="Times New Roman" w:hAnsi="Times New Roman" w:cs="Times New Roman"/>
          <w:iCs/>
          <w:sz w:val="24"/>
          <w:szCs w:val="24"/>
        </w:rPr>
        <w:t>lie between two points known at specific time</w:t>
      </w:r>
      <w:r w:rsidR="004B77F9">
        <w:rPr>
          <w:rFonts w:ascii="Times New Roman" w:hAnsi="Times New Roman" w:cs="Times New Roman"/>
          <w:iCs/>
          <w:sz w:val="24"/>
          <w:szCs w:val="24"/>
        </w:rPr>
        <w:t>s. They</w:t>
      </w:r>
      <w:r w:rsidR="00A437F5" w:rsidRPr="00F965F5">
        <w:rPr>
          <w:rFonts w:ascii="Times New Roman" w:hAnsi="Times New Roman" w:cs="Times New Roman"/>
          <w:iCs/>
          <w:sz w:val="24"/>
          <w:szCs w:val="24"/>
        </w:rPr>
        <w:t xml:space="preserve"> are characterized by </w:t>
      </w:r>
      <w:r w:rsidR="004B77F9">
        <w:rPr>
          <w:rFonts w:ascii="Times New Roman" w:hAnsi="Times New Roman" w:cs="Times New Roman"/>
          <w:iCs/>
          <w:sz w:val="24"/>
          <w:szCs w:val="24"/>
        </w:rPr>
        <w:t>these</w:t>
      </w:r>
      <w:r w:rsidR="00A437F5" w:rsidRPr="00F965F5">
        <w:rPr>
          <w:rFonts w:ascii="Times New Roman" w:hAnsi="Times New Roman" w:cs="Times New Roman"/>
          <w:iCs/>
          <w:sz w:val="24"/>
          <w:szCs w:val="24"/>
        </w:rPr>
        <w:t xml:space="preserve"> times</w:t>
      </w:r>
      <w:r w:rsidR="00B24B03">
        <w:rPr>
          <w:rFonts w:ascii="Times New Roman" w:hAnsi="Times New Roman" w:cs="Times New Roman"/>
          <w:iCs/>
          <w:sz w:val="24"/>
          <w:szCs w:val="24"/>
        </w:rPr>
        <w:t>. C</w:t>
      </w:r>
      <w:r w:rsidR="00A437F5" w:rsidRPr="00F965F5">
        <w:rPr>
          <w:rFonts w:ascii="Times New Roman" w:hAnsi="Times New Roman" w:cs="Times New Roman"/>
          <w:iCs/>
          <w:sz w:val="24"/>
          <w:szCs w:val="24"/>
        </w:rPr>
        <w:t xml:space="preserve">urves </w:t>
      </w:r>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are defined as 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with the time displayed as color is shown in </w:t>
      </w:r>
      <w:r w:rsidR="008404F8">
        <w:rPr>
          <w:rFonts w:ascii="Times New Roman" w:hAnsi="Times New Roman" w:cs="Times New Roman"/>
          <w:iCs/>
          <w:sz w:val="24"/>
          <w:szCs w:val="24"/>
        </w:rPr>
        <w:t xml:space="preserve">right side of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Applying this process iteratively to each segment of the human</w:t>
      </w:r>
      <w:r w:rsidR="00793A6E">
        <w:rPr>
          <w:rFonts w:ascii="Times New Roman" w:hAnsi="Times New Roman" w:cs="Times New Roman"/>
          <w:iCs/>
          <w:sz w:val="24"/>
          <w:szCs w:val="24"/>
        </w:rPr>
        <w:t>’s motion</w:t>
      </w:r>
      <w:r w:rsidR="00C82CB8">
        <w:rPr>
          <w:rFonts w:ascii="Times New Roman" w:hAnsi="Times New Roman" w:cs="Times New Roman"/>
          <w:iCs/>
          <w:sz w:val="24"/>
          <w:szCs w:val="24"/>
        </w:rPr>
        <w:t xml:space="preserve"> between each known pose defines the volume swept out 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r w:rsidR="00793A6E">
        <w:rPr>
          <w:rFonts w:ascii="Times New Roman" w:hAnsi="Times New Roman" w:cs="Times New Roman"/>
          <w:iCs/>
          <w:sz w:val="24"/>
          <w:szCs w:val="24"/>
        </w:rPr>
        <w:t>,</w:t>
      </w:r>
      <w:r w:rsidR="004B77F9">
        <w:rPr>
          <w:rFonts w:ascii="Times New Roman" w:hAnsi="Times New Roman" w:cs="Times New Roman"/>
          <w:iCs/>
          <w:sz w:val="24"/>
          <w:szCs w:val="24"/>
        </w:rPr>
        <w:t xml:space="preserve"> the positional X, Y, and Z patches are used to plot the human’s swept volume, and the time patch, displayed as color, further 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6192" behindDoc="0" locked="0" layoutInCell="1" allowOverlap="1" wp14:anchorId="4C288628" wp14:editId="655A914D">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0731F" w:rsidRDefault="0000731F">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56" style="position:absolute;left:0;text-align:left;margin-left:86.4pt;margin-top:19.05pt;width:296.3pt;height:164.5pt;z-index:251656192;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">
                <v:shape id="Text Box 38" o:spid="_x0000_s1057"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0731F" w:rsidRDefault="0000731F">
                        <w:r>
                          <w:t>Head/Neck</w:t>
                        </w:r>
                      </w:p>
                    </w:txbxContent>
                  </v:textbox>
                </v:shape>
                <v:shape id="Text Box 39" o:spid="_x0000_s1058"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0731F" w:rsidRDefault="0000731F" w:rsidP="00071760">
                        <w:r>
                          <w:t>Left Arm</w:t>
                        </w:r>
                      </w:p>
                    </w:txbxContent>
                  </v:textbox>
                </v:shape>
                <v:shape id="Text Box 40" o:spid="_x0000_s1059"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0731F" w:rsidRDefault="0000731F" w:rsidP="00071760">
                        <w:r>
                          <w:t>Right Arm</w:t>
                        </w:r>
                      </w:p>
                    </w:txbxContent>
                  </v:textbox>
                </v:shape>
                <v:shape id="Text Box 41" o:spid="_x0000_s1060"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0731F" w:rsidRDefault="0000731F" w:rsidP="00071760">
                        <w:r>
                          <w:t>Left Forearm</w:t>
                        </w:r>
                      </w:p>
                    </w:txbxContent>
                  </v:textbox>
                </v:shape>
                <v:shape id="Text Box 42" o:spid="_x0000_s1061"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0731F" w:rsidRDefault="0000731F" w:rsidP="00071760">
                        <w:r>
                          <w:t>Right Forearm</w:t>
                        </w:r>
                      </w:p>
                    </w:txbxContent>
                  </v:textbox>
                </v:shape>
                <v:shape id="Text Box 43" o:spid="_x0000_s1062"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0731F" w:rsidRDefault="0000731F" w:rsidP="00071760">
                        <w:r>
                          <w:t>Torso</w:t>
                        </w:r>
                      </w:p>
                    </w:txbxContent>
                  </v:textbox>
                </v:shape>
                <v:shape id="Straight Arrow Connector 44" o:spid="_x0000_s1063"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64"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65"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66"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7"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68"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E853500">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20"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294C6EFC" w:rsidR="006F7698" w:rsidRPr="0031330A" w:rsidRDefault="006F7698" w:rsidP="00323330">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4B77F9">
        <w:rPr>
          <w:b/>
          <w:bCs/>
          <w:i w:val="0"/>
          <w:iCs w:val="0"/>
          <w:noProof/>
          <w:color w:val="auto"/>
          <w:sz w:val="24"/>
          <w:szCs w:val="24"/>
        </w:rPr>
        <w:t>4</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Iterative application of Coons patches to define the boundary surface</w:t>
      </w:r>
      <w:r w:rsidR="004B77F9">
        <w:rPr>
          <w:i w:val="0"/>
          <w:iCs w:val="0"/>
          <w:color w:val="auto"/>
          <w:sz w:val="24"/>
          <w:szCs w:val="24"/>
        </w:rPr>
        <w:t xml:space="preserve">. Time is </w:t>
      </w:r>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 D</w:t>
      </w:r>
      <w:r w:rsidR="004B77F9">
        <w:rPr>
          <w:i w:val="0"/>
          <w:iCs w:val="0"/>
          <w:color w:val="auto"/>
          <w:sz w:val="24"/>
          <w:szCs w:val="24"/>
        </w:rPr>
        <w:t>arker colors represent the initial state and lighte</w:t>
      </w:r>
      <w:r w:rsidR="00527ACD">
        <w:rPr>
          <w:i w:val="0"/>
          <w:iCs w:val="0"/>
          <w:color w:val="auto"/>
          <w:sz w:val="24"/>
          <w:szCs w:val="24"/>
        </w:rPr>
        <w:t>r</w:t>
      </w:r>
      <w:r w:rsidR="004B77F9">
        <w:rPr>
          <w:i w:val="0"/>
          <w:iCs w:val="0"/>
          <w:color w:val="auto"/>
          <w:sz w:val="24"/>
          <w:szCs w:val="24"/>
        </w:rPr>
        <w:t xml:space="preserve"> colors represent the final state.</w:t>
      </w:r>
    </w:p>
    <w:p w14:paraId="6299A6D2" w14:textId="257FF763" w:rsidR="00F52FAD" w:rsidRDefault="00C82CB8" w:rsidP="00323330">
      <w:pPr>
        <w:pStyle w:val="Second-LevelHeading-JUR"/>
        <w:spacing w:before="240" w:after="240" w:line="360" w:lineRule="auto"/>
      </w:pPr>
      <w:r>
        <w:lastRenderedPageBreak/>
        <w:t>Setting Initial and Final Conditions</w:t>
      </w:r>
    </w:p>
    <w:p w14:paraId="13201840" w14:textId="221849E4" w:rsidR="00F52FAD" w:rsidRDefault="00323330" w:rsidP="00E26B5A">
      <w:pPr>
        <w:spacing w:line="360" w:lineRule="auto"/>
        <w:ind w:firstLine="202"/>
        <w:rPr>
          <w:rFonts w:ascii="Times New Roman" w:hAnsi="Times New Roman" w:cs="Times New Roman"/>
          <w:iCs/>
          <w:sz w:val="24"/>
          <w:szCs w:val="24"/>
        </w:rPr>
      </w:pPr>
      <w:r>
        <w:t xml:space="preserve">    </w:t>
      </w:r>
      <w:del w:id="157" w:author="Gabe Streitmatter" w:date="2020-04-08T09:12:00Z">
        <w:r w:rsidR="00C82CB8" w:rsidRPr="00323330" w:rsidDel="009C1215">
          <w:rPr>
            <w:rFonts w:ascii="Times New Roman" w:hAnsi="Times New Roman" w:cs="Times New Roman"/>
            <w:iCs/>
            <w:sz w:val="24"/>
            <w:szCs w:val="24"/>
          </w:rPr>
          <w:delText>The previous step defines a surface that traces the outline of the human as motion occurs. This, however, leaves</w:delText>
        </w:r>
      </w:del>
      <w:ins w:id="158" w:author="Gabe Streitmatter" w:date="2020-04-08T09:12:00Z">
        <w:r w:rsidR="009C1215">
          <w:rPr>
            <w:rFonts w:ascii="Times New Roman" w:hAnsi="Times New Roman" w:cs="Times New Roman"/>
            <w:iCs/>
            <w:sz w:val="24"/>
            <w:szCs w:val="24"/>
          </w:rPr>
          <w:t>Up to this point,</w:t>
        </w:r>
      </w:ins>
      <w:r w:rsidR="00C82CB8" w:rsidRPr="00323330">
        <w:rPr>
          <w:rFonts w:ascii="Times New Roman" w:hAnsi="Times New Roman" w:cs="Times New Roman"/>
          <w:iCs/>
          <w:sz w:val="24"/>
          <w:szCs w:val="24"/>
        </w:rPr>
        <w:t xml:space="preserve"> the starting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 xml:space="preserve">and ending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EE7B9F">
        <w:rPr>
          <w:rFonts w:ascii="Times New Roman" w:hAnsi="Times New Roman" w:cs="Times New Roman"/>
          <w:iCs/>
          <w:sz w:val="24"/>
          <w:szCs w:val="24"/>
        </w:rPr>
        <w:t>of</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the human’s motion</w:t>
      </w:r>
      <w:ins w:id="159" w:author="Gabe Streitmatter" w:date="2020-04-08T09:12:00Z">
        <w:r w:rsidR="009C1215">
          <w:rPr>
            <w:rFonts w:ascii="Times New Roman" w:hAnsi="Times New Roman" w:cs="Times New Roman"/>
            <w:iCs/>
            <w:sz w:val="24"/>
            <w:szCs w:val="24"/>
          </w:rPr>
          <w:t xml:space="preserve"> is</w:t>
        </w:r>
      </w:ins>
      <w:r w:rsidR="00C82CB8" w:rsidRPr="00323330">
        <w:rPr>
          <w:rFonts w:ascii="Times New Roman" w:hAnsi="Times New Roman" w:cs="Times New Roman"/>
          <w:iCs/>
          <w:sz w:val="24"/>
          <w:szCs w:val="24"/>
        </w:rPr>
        <w:t xml:space="preserve"> </w:t>
      </w:r>
      <w:r w:rsidR="004B77F9">
        <w:rPr>
          <w:rFonts w:ascii="Times New Roman" w:hAnsi="Times New Roman" w:cs="Times New Roman"/>
          <w:iCs/>
          <w:sz w:val="24"/>
          <w:szCs w:val="24"/>
        </w:rPr>
        <w:t>unbounded by a surface</w:t>
      </w:r>
      <w:r w:rsidR="00C82CB8" w:rsidRPr="00323330">
        <w:rPr>
          <w:rFonts w:ascii="Times New Roman" w:hAnsi="Times New Roman" w:cs="Times New Roman"/>
          <w:iCs/>
          <w:sz w:val="24"/>
          <w:szCs w:val="24"/>
        </w:rPr>
        <w:t xml:space="preserve">. To </w:t>
      </w:r>
      <w:del w:id="160" w:author="Gabe Streitmatter" w:date="2020-04-08T09:12:00Z">
        <w:r w:rsidR="00C82CB8" w:rsidRPr="00323330" w:rsidDel="009C1215">
          <w:rPr>
            <w:rFonts w:ascii="Times New Roman" w:hAnsi="Times New Roman" w:cs="Times New Roman"/>
            <w:iCs/>
            <w:sz w:val="24"/>
            <w:szCs w:val="24"/>
          </w:rPr>
          <w:delText>close these ends of the surface</w:delText>
        </w:r>
      </w:del>
      <w:ins w:id="161" w:author="Gabe Streitmatter" w:date="2020-04-08T09:12:00Z">
        <w:r w:rsidR="009C1215">
          <w:rPr>
            <w:rFonts w:ascii="Times New Roman" w:hAnsi="Times New Roman" w:cs="Times New Roman"/>
            <w:iCs/>
            <w:sz w:val="24"/>
            <w:szCs w:val="24"/>
          </w:rPr>
          <w:t>model them</w:t>
        </w:r>
      </w:ins>
      <w:r w:rsidR="00C82CB8" w:rsidRPr="00323330">
        <w:rPr>
          <w:rFonts w:ascii="Times New Roman" w:hAnsi="Times New Roman" w:cs="Times New Roman"/>
          <w:iCs/>
          <w:sz w:val="24"/>
          <w:szCs w:val="24"/>
        </w:rPr>
        <w:t>, initial and final conditions are applied.</w:t>
      </w:r>
      <w:r w:rsidR="00C82CB8">
        <w:rPr>
          <w:rFonts w:ascii="Times New Roman" w:hAnsi="Times New Roman" w:cs="Times New Roman"/>
          <w:iCs/>
          <w:sz w:val="24"/>
          <w:szCs w:val="24"/>
        </w:rPr>
        <w:t xml:space="preserve"> </w:t>
      </w:r>
      <w:r>
        <w:rPr>
          <w:rFonts w:ascii="Times New Roman" w:hAnsi="Times New Roman" w:cs="Times New Roman"/>
          <w:iCs/>
          <w:sz w:val="24"/>
          <w:szCs w:val="24"/>
        </w:rPr>
        <w:t xml:space="preserve">The same formulation of Coons patches is employed but rather than patch together two different poses, patches are generated to connect </w:t>
      </w:r>
      <w:r w:rsidR="003476C8">
        <w:rPr>
          <w:rFonts w:ascii="Times New Roman" w:hAnsi="Times New Roman" w:cs="Times New Roman"/>
          <w:iCs/>
          <w:sz w:val="24"/>
          <w:szCs w:val="24"/>
        </w:rPr>
        <w:t xml:space="preserve">all components of </w:t>
      </w:r>
      <w:r>
        <w:rPr>
          <w:rFonts w:ascii="Times New Roman" w:hAnsi="Times New Roman" w:cs="Times New Roman"/>
          <w:iCs/>
          <w:sz w:val="24"/>
          <w:szCs w:val="24"/>
        </w:rPr>
        <w:t>one pose. This is done for the first and the last pose</w:t>
      </w:r>
      <w:ins w:id="162" w:author="Gabe Streitmatter" w:date="2020-04-08T09:13:00Z">
        <w:r w:rsidR="009C1215">
          <w:rPr>
            <w:rFonts w:ascii="Times New Roman" w:hAnsi="Times New Roman" w:cs="Times New Roman"/>
            <w:iCs/>
            <w:sz w:val="24"/>
            <w:szCs w:val="24"/>
          </w:rPr>
          <w:t xml:space="preserve"> then added to the composite swept volume </w:t>
        </w:r>
      </w:ins>
      <w:del w:id="163" w:author="Gabe Streitmatter" w:date="2020-04-08T09:13:00Z">
        <w:r w:rsidR="003476C8" w:rsidDel="009C1215">
          <w:rPr>
            <w:rFonts w:ascii="Times New Roman" w:hAnsi="Times New Roman" w:cs="Times New Roman"/>
            <w:iCs/>
            <w:sz w:val="24"/>
            <w:szCs w:val="24"/>
          </w:rPr>
          <w:delText xml:space="preserve">. With this step, the swept volume </w:delText>
        </w:r>
        <w:r w:rsidR="008A1879" w:rsidDel="009C1215">
          <w:rPr>
            <w:rFonts w:ascii="Times New Roman" w:hAnsi="Times New Roman" w:cs="Times New Roman"/>
            <w:iCs/>
            <w:sz w:val="24"/>
            <w:szCs w:val="24"/>
          </w:rPr>
          <w:delText xml:space="preserve">is </w:delText>
        </w:r>
        <w:r w:rsidR="004B77F9" w:rsidDel="009C1215">
          <w:rPr>
            <w:rFonts w:ascii="Times New Roman" w:hAnsi="Times New Roman" w:cs="Times New Roman"/>
            <w:iCs/>
            <w:sz w:val="24"/>
            <w:szCs w:val="24"/>
          </w:rPr>
          <w:delText>completed</w:delText>
        </w:r>
        <w:r w:rsidR="003476C8" w:rsidDel="009C1215">
          <w:rPr>
            <w:rFonts w:ascii="Times New Roman" w:hAnsi="Times New Roman" w:cs="Times New Roman"/>
            <w:iCs/>
            <w:sz w:val="24"/>
            <w:szCs w:val="24"/>
          </w:rPr>
          <w:delText xml:space="preserve"> </w:delText>
        </w:r>
      </w:del>
      <w:r w:rsidR="003476C8">
        <w:rPr>
          <w:rFonts w:ascii="Times New Roman" w:hAnsi="Times New Roman" w:cs="Times New Roman"/>
          <w:iCs/>
          <w:sz w:val="24"/>
          <w:szCs w:val="24"/>
        </w:rPr>
        <w:t xml:space="preserve">(Figure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p>
    <w:p w14:paraId="0088637F" w14:textId="67937BFE" w:rsidR="006F7698" w:rsidRDefault="00071760" w:rsidP="003476C8">
      <w:pPr>
        <w:spacing w:line="360" w:lineRule="auto"/>
        <w:ind w:firstLine="202"/>
        <w:jc w:val="center"/>
        <w:rPr>
          <w:i/>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7216" behindDoc="0" locked="0" layoutInCell="1" allowOverlap="1" wp14:anchorId="258E751F" wp14:editId="374F2EC5">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0731F" w:rsidRDefault="0000731F" w:rsidP="00071760">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69" style="position:absolute;left:0;text-align:left;margin-left:-3.3pt;margin-top:5.8pt;width:268.05pt;height:160.05pt;z-index:251657216;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">
                <v:shape id="Text Box 52" o:spid="_x0000_s1070"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0731F" w:rsidRDefault="0000731F" w:rsidP="00071760">
                        <w:r>
                          <w:t>Head/Neck</w:t>
                        </w:r>
                      </w:p>
                    </w:txbxContent>
                  </v:textbox>
                </v:shape>
                <v:shape id="Text Box 53" o:spid="_x0000_s1071"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0731F" w:rsidRDefault="0000731F" w:rsidP="00071760">
                        <w:r>
                          <w:t>Left Arm</w:t>
                        </w:r>
                      </w:p>
                    </w:txbxContent>
                  </v:textbox>
                </v:shape>
                <v:shape id="Text Box 54" o:spid="_x0000_s1072"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0731F" w:rsidRDefault="0000731F" w:rsidP="00071760">
                        <w:r>
                          <w:t>Right Arm</w:t>
                        </w:r>
                      </w:p>
                    </w:txbxContent>
                  </v:textbox>
                </v:shape>
                <v:shape id="Text Box 55" o:spid="_x0000_s1073"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0731F" w:rsidRDefault="0000731F" w:rsidP="00071760">
                        <w:r>
                          <w:t>Left Forearm</w:t>
                        </w:r>
                      </w:p>
                    </w:txbxContent>
                  </v:textbox>
                </v:shape>
                <v:shape id="Text Box 56" o:spid="_x0000_s1074"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0731F" w:rsidRDefault="0000731F" w:rsidP="00071760">
                        <w:r>
                          <w:t>Right Forearm</w:t>
                        </w:r>
                      </w:p>
                    </w:txbxContent>
                  </v:textbox>
                </v:shape>
                <v:shape id="Text Box 57" o:spid="_x0000_s1075"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0731F" w:rsidRDefault="0000731F" w:rsidP="00071760">
                        <w:r>
                          <w:t>Torso</w:t>
                        </w:r>
                      </w:p>
                    </w:txbxContent>
                  </v:textbox>
                </v:shape>
                <v:shape id="Straight Arrow Connector 58" o:spid="_x0000_s1076"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77"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78"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79"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0"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81"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6F7698">
        <w:rPr>
          <w:i/>
          <w:iCs/>
          <w:noProof/>
          <w:sz w:val="24"/>
          <w:szCs w:val="24"/>
        </w:rPr>
        <w:drawing>
          <wp:inline distT="0" distB="0" distL="0" distR="0" wp14:anchorId="0EF27FB2" wp14:editId="73C21960">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21"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Pr>
          <w:i/>
          <w:iCs/>
          <w:sz w:val="24"/>
          <w:szCs w:val="24"/>
        </w:rPr>
        <w:t xml:space="preserve">               </w:t>
      </w:r>
      <w:r w:rsidR="006F7698">
        <w:rPr>
          <w:i/>
          <w:iCs/>
          <w:noProof/>
          <w:sz w:val="24"/>
          <w:szCs w:val="24"/>
        </w:rPr>
        <w:drawing>
          <wp:inline distT="0" distB="0" distL="0" distR="0" wp14:anchorId="44E91257" wp14:editId="78546199">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22"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r w:rsidRPr="002B5D85">
        <w:rPr>
          <w:b/>
          <w:bCs/>
          <w:i w:val="0"/>
          <w:iCs w:val="0"/>
          <w:color w:val="auto"/>
          <w:sz w:val="24"/>
          <w:szCs w:val="24"/>
        </w:rPr>
        <w:t xml:space="preserve">Figure </w:t>
      </w:r>
      <w:r w:rsidR="004B77F9">
        <w:rPr>
          <w:b/>
          <w:bCs/>
          <w:i w:val="0"/>
          <w:iCs w:val="0"/>
          <w:noProof/>
          <w:color w:val="auto"/>
          <w:sz w:val="24"/>
          <w:szCs w:val="24"/>
        </w:rPr>
        <w:t>5</w:t>
      </w:r>
      <w:r w:rsidRPr="002B5D85">
        <w:rPr>
          <w:b/>
          <w:bCs/>
          <w:i w:val="0"/>
          <w:iCs w:val="0"/>
          <w:color w:val="auto"/>
          <w:sz w:val="24"/>
          <w:szCs w:val="24"/>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p>
    <w:p w14:paraId="335CF10D" w14:textId="4DB3901D"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r w:rsidR="007C4521">
        <w:rPr>
          <w:rFonts w:ascii="Times New Roman" w:hAnsi="Times New Roman" w:cs="Times New Roman"/>
          <w:iCs/>
          <w:sz w:val="24"/>
          <w:szCs w:val="24"/>
        </w:rPr>
        <w:t xml:space="preserve">same </w:t>
      </w:r>
      <w:r>
        <w:rPr>
          <w:rFonts w:ascii="Times New Roman" w:hAnsi="Times New Roman" w:cs="Times New Roman"/>
          <w:iCs/>
          <w:sz w:val="24"/>
          <w:szCs w:val="24"/>
        </w:rPr>
        <w:t xml:space="preserve">methodology, a robot was also modeled. </w:t>
      </w:r>
      <w:r w:rsidR="00873452">
        <w:rPr>
          <w:rFonts w:ascii="Times New Roman" w:hAnsi="Times New Roman" w:cs="Times New Roman"/>
          <w:iCs/>
          <w:sz w:val="24"/>
          <w:szCs w:val="24"/>
        </w:rPr>
        <w:t xml:space="preserve">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left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robot in its initial </w:t>
      </w:r>
      <w:del w:id="164" w:author="WIENS,GLORIA J" w:date="2020-04-06T01:08:00Z">
        <w:r w:rsidR="00873452" w:rsidDel="00A96623">
          <w:rPr>
            <w:rFonts w:ascii="Times New Roman" w:hAnsi="Times New Roman" w:cs="Times New Roman"/>
            <w:iCs/>
            <w:sz w:val="24"/>
            <w:szCs w:val="24"/>
          </w:rPr>
          <w:delText xml:space="preserve">end </w:delText>
        </w:r>
      </w:del>
      <w:ins w:id="165" w:author="WIENS,GLORIA J" w:date="2020-04-06T01:08:00Z">
        <w:r w:rsidR="00A96623">
          <w:rPr>
            <w:rFonts w:ascii="Times New Roman" w:hAnsi="Times New Roman" w:cs="Times New Roman"/>
            <w:iCs/>
            <w:sz w:val="24"/>
            <w:szCs w:val="24"/>
          </w:rPr>
          <w:t xml:space="preserve">and </w:t>
        </w:r>
      </w:ins>
      <w:r w:rsidR="00873452">
        <w:rPr>
          <w:rFonts w:ascii="Times New Roman" w:hAnsi="Times New Roman" w:cs="Times New Roman"/>
          <w:iCs/>
          <w:sz w:val="24"/>
          <w:szCs w:val="24"/>
        </w:rPr>
        <w:t xml:space="preserve">final orientations, and 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right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58310FCF">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6D386152">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79409293" w:rsidR="00873452" w:rsidRPr="00445C07" w:rsidRDefault="00873452" w:rsidP="00873452">
      <w:pPr>
        <w:pStyle w:val="Caption"/>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 xml:space="preserve">6.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 but a total of six poses of the robot were used to generate the volume.</w:t>
      </w:r>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20DD131D" w:rsidR="00873452" w:rsidRDefault="00071760" w:rsidP="00873452">
      <w:pPr>
        <w:spacing w:line="360" w:lineRule="auto"/>
        <w:ind w:firstLine="202"/>
        <w:rPr>
          <w:rFonts w:ascii="Times New Roman" w:hAnsi="Times New Roman" w:cs="Times New Roman"/>
          <w:iCs/>
          <w:color w:val="000000"/>
          <w:sz w:val="24"/>
          <w:szCs w:val="24"/>
        </w:rPr>
      </w:pPr>
      <w:r w:rsidRPr="00E56A5B">
        <w:rPr>
          <w:rFonts w:ascii="Times New Roman" w:hAnsi="Times New Roman" w:cs="Times New Roman"/>
          <w:noProof/>
          <w:sz w:val="24"/>
          <w:szCs w:val="24"/>
          <w:rPrChange w:id="166" w:author="Gabe Streitmatter" w:date="2020-04-08T09:13:00Z">
            <w:rPr>
              <w:noProof/>
              <w:sz w:val="24"/>
              <w:szCs w:val="24"/>
            </w:rPr>
          </w:rPrChange>
        </w:rPr>
        <w:lastRenderedPageBreak/>
        <mc:AlternateContent>
          <mc:Choice Requires="wps">
            <w:drawing>
              <wp:anchor distT="0" distB="0" distL="114300" distR="114300" simplePos="0" relativeHeight="251661312" behindDoc="0" locked="0" layoutInCell="1" allowOverlap="1" wp14:anchorId="38094A99" wp14:editId="26FA80ED">
                <wp:simplePos x="0" y="0"/>
                <wp:positionH relativeFrom="column">
                  <wp:posOffset>4191830</wp:posOffset>
                </wp:positionH>
                <wp:positionV relativeFrom="paragraph">
                  <wp:posOffset>1877793</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82" type="#_x0000_t202" style="position:absolute;left:0;text-align:left;margin-left:330.05pt;margin-top:147.85pt;width:59.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" filled="f" stroked="f" strokeweight=".5pt">
                <v:textbo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7" w:author="Gabe Streitmatter" w:date="2020-04-08T09:13:00Z">
            <w:rPr>
              <w:noProof/>
              <w:sz w:val="24"/>
              <w:szCs w:val="24"/>
            </w:rPr>
          </w:rPrChange>
        </w:rPr>
        <mc:AlternateContent>
          <mc:Choice Requires="wps">
            <w:drawing>
              <wp:anchor distT="0" distB="0" distL="114300" distR="114300" simplePos="0" relativeHeight="251660288" behindDoc="0" locked="0" layoutInCell="1" allowOverlap="1" wp14:anchorId="56A6C1A1" wp14:editId="7330BA91">
                <wp:simplePos x="0" y="0"/>
                <wp:positionH relativeFrom="column">
                  <wp:posOffset>1870710</wp:posOffset>
                </wp:positionH>
                <wp:positionV relativeFrom="paragraph">
                  <wp:posOffset>1880480</wp:posOffset>
                </wp:positionV>
                <wp:extent cx="759656" cy="29542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83" type="#_x0000_t202" style="position:absolute;left:0;text-align:left;margin-left:147.3pt;margin-top:148.05pt;width:59.8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AYMA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" filled="f" stroked="f" strokeweight=".5pt">
                <v:textbo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8" w:author="Gabe Streitmatter" w:date="2020-04-08T09:13:00Z">
            <w:rPr>
              <w:noProof/>
              <w:sz w:val="24"/>
              <w:szCs w:val="24"/>
            </w:rPr>
          </w:rPrChange>
        </w:rPr>
        <mc:AlternateContent>
          <mc:Choice Requires="wps">
            <w:drawing>
              <wp:anchor distT="0" distB="0" distL="114300" distR="114300" simplePos="0" relativeHeight="251658240" behindDoc="0" locked="0" layoutInCell="1" allowOverlap="1" wp14:anchorId="65FBA9AA" wp14:editId="2F724EE7">
                <wp:simplePos x="0" y="0"/>
                <wp:positionH relativeFrom="column">
                  <wp:posOffset>1004863</wp:posOffset>
                </wp:positionH>
                <wp:positionV relativeFrom="paragraph">
                  <wp:posOffset>1872567</wp:posOffset>
                </wp:positionV>
                <wp:extent cx="759656" cy="295421"/>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84" type="#_x0000_t202" style="position:absolute;left:0;text-align:left;margin-left:79.1pt;margin-top:147.45pt;width:59.8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aQMg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" filled="f" stroked="f" strokeweight=".5pt">
                <v:textbo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9" w:author="Gabe Streitmatter" w:date="2020-04-08T09:13:00Z">
            <w:rPr>
              <w:noProof/>
              <w:sz w:val="24"/>
              <w:szCs w:val="24"/>
            </w:rPr>
          </w:rPrChange>
        </w:rPr>
        <mc:AlternateContent>
          <mc:Choice Requires="wps">
            <w:drawing>
              <wp:anchor distT="0" distB="0" distL="114300" distR="114300" simplePos="0" relativeHeight="251659264" behindDoc="0" locked="0" layoutInCell="1" allowOverlap="1" wp14:anchorId="07C52048" wp14:editId="4F49C211">
                <wp:simplePos x="0" y="0"/>
                <wp:positionH relativeFrom="column">
                  <wp:posOffset>2972630</wp:posOffset>
                </wp:positionH>
                <wp:positionV relativeFrom="paragraph">
                  <wp:posOffset>1870222</wp:posOffset>
                </wp:positionV>
                <wp:extent cx="759656" cy="29542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85" type="#_x0000_t202" style="position:absolute;left:0;text-align:left;margin-left:234.05pt;margin-top:147.25pt;width:59.8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" filled="f" stroked="f" strokeweight=".5pt">
                <v:textbo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del w:id="170" w:author="Gabe Streitmatter" w:date="2020-04-08T09:13:00Z">
        <w:r w:rsidR="00873452" w:rsidRPr="00E56A5B" w:rsidDel="00E56A5B">
          <w:rPr>
            <w:rFonts w:ascii="Times New Roman" w:hAnsi="Times New Roman" w:cs="Times New Roman"/>
            <w:iCs/>
            <w:sz w:val="24"/>
            <w:szCs w:val="24"/>
            <w:rPrChange w:id="171" w:author="Gabe Streitmatter" w:date="2020-04-08T09:13:00Z">
              <w:rPr>
                <w:rFonts w:ascii="Times New Roman" w:hAnsi="Times New Roman" w:cs="Times New Roman"/>
                <w:iCs/>
                <w:sz w:val="24"/>
                <w:szCs w:val="24"/>
              </w:rPr>
            </w:rPrChange>
          </w:rPr>
          <w:delText>Finally, to</w:delText>
        </w:r>
      </w:del>
      <w:ins w:id="172" w:author="Gabe Streitmatter" w:date="2020-04-08T09:13:00Z">
        <w:r w:rsidR="00E56A5B" w:rsidRPr="00E56A5B">
          <w:rPr>
            <w:rFonts w:ascii="Times New Roman" w:hAnsi="Times New Roman" w:cs="Times New Roman"/>
            <w:noProof/>
            <w:sz w:val="24"/>
            <w:szCs w:val="24"/>
            <w:rPrChange w:id="173" w:author="Gabe Streitmatter" w:date="2020-04-08T09:13:00Z">
              <w:rPr>
                <w:noProof/>
                <w:sz w:val="24"/>
                <w:szCs w:val="24"/>
              </w:rPr>
            </w:rPrChange>
          </w:rPr>
          <w:t>To</w:t>
        </w:r>
      </w:ins>
      <w:r w:rsidR="00873452">
        <w:rPr>
          <w:rFonts w:ascii="Times New Roman" w:hAnsi="Times New Roman" w:cs="Times New Roman"/>
          <w:iCs/>
          <w:sz w:val="24"/>
          <w:szCs w:val="24"/>
        </w:rPr>
        <w:t xml:space="preserve"> </w:t>
      </w:r>
      <w:r w:rsidR="00527ACD">
        <w:rPr>
          <w:rFonts w:ascii="Times New Roman" w:hAnsi="Times New Roman" w:cs="Times New Roman"/>
          <w:iCs/>
          <w:sz w:val="24"/>
          <w:szCs w:val="24"/>
        </w:rPr>
        <w:t xml:space="preserve">check </w:t>
      </w:r>
      <w:r w:rsidR="00873452">
        <w:rPr>
          <w:rFonts w:ascii="Times New Roman" w:hAnsi="Times New Roman" w:cs="Times New Roman"/>
          <w:iCs/>
          <w:sz w:val="24"/>
          <w:szCs w:val="24"/>
        </w:rPr>
        <w:t xml:space="preserve">the </w:t>
      </w:r>
      <w:del w:id="174" w:author="Gabe Streitmatter" w:date="2020-04-08T09:13:00Z">
        <w:r w:rsidR="00873452" w:rsidDel="00E56A5B">
          <w:rPr>
            <w:rFonts w:ascii="Times New Roman" w:hAnsi="Times New Roman" w:cs="Times New Roman"/>
            <w:iCs/>
            <w:sz w:val="24"/>
            <w:szCs w:val="24"/>
          </w:rPr>
          <w:delText xml:space="preserve">two </w:delText>
        </w:r>
      </w:del>
      <w:r w:rsidR="00873452">
        <w:rPr>
          <w:rFonts w:ascii="Times New Roman" w:hAnsi="Times New Roman" w:cs="Times New Roman"/>
          <w:iCs/>
          <w:sz w:val="24"/>
          <w:szCs w:val="24"/>
        </w:rPr>
        <w:t>swept volumes for collision, the</w:t>
      </w:r>
      <w:ins w:id="175" w:author="Gabe Streitmatter" w:date="2020-04-08T09:13:00Z">
        <w:r w:rsidR="00E56A5B">
          <w:rPr>
            <w:rFonts w:ascii="Times New Roman" w:hAnsi="Times New Roman" w:cs="Times New Roman"/>
            <w:iCs/>
            <w:sz w:val="24"/>
            <w:szCs w:val="24"/>
          </w:rPr>
          <w:t xml:space="preserve">y </w:t>
        </w:r>
      </w:ins>
      <w:del w:id="176" w:author="Gabe Streitmatter" w:date="2020-04-08T09:13:00Z">
        <w:r w:rsidR="00873452" w:rsidDel="00E56A5B">
          <w:rPr>
            <w:rFonts w:ascii="Times New Roman" w:hAnsi="Times New Roman" w:cs="Times New Roman"/>
            <w:iCs/>
            <w:sz w:val="24"/>
            <w:szCs w:val="24"/>
          </w:rPr>
          <w:delText xml:space="preserve"> points defining each volume </w:delText>
        </w:r>
      </w:del>
      <w:r w:rsidR="00873452">
        <w:rPr>
          <w:rFonts w:ascii="Times New Roman" w:hAnsi="Times New Roman" w:cs="Times New Roman"/>
          <w:iCs/>
          <w:sz w:val="24"/>
          <w:szCs w:val="24"/>
        </w:rPr>
        <w:t xml:space="preserve">are mapped into </w:t>
      </w:r>
      <w:del w:id="177" w:author="Gabe Streitmatter" w:date="2020-04-08T09:14:00Z">
        <w:r w:rsidR="00873452" w:rsidDel="00E56A5B">
          <w:rPr>
            <w:rFonts w:ascii="Times New Roman" w:hAnsi="Times New Roman" w:cs="Times New Roman"/>
            <w:iCs/>
            <w:sz w:val="24"/>
            <w:szCs w:val="24"/>
          </w:rPr>
          <w:delText>a</w:delText>
        </w:r>
      </w:del>
      <w:ins w:id="178" w:author="Gabe Streitmatter" w:date="2020-04-08T09:14:00Z">
        <w:r w:rsidR="00E56A5B">
          <w:rPr>
            <w:rFonts w:ascii="Times New Roman" w:hAnsi="Times New Roman" w:cs="Times New Roman"/>
            <w:iCs/>
            <w:sz w:val="24"/>
            <w:szCs w:val="24"/>
          </w:rPr>
          <w:t>the previously mentioned</w:t>
        </w:r>
      </w:ins>
      <w:r w:rsidR="00873452">
        <w:rPr>
          <w:rFonts w:ascii="Times New Roman" w:hAnsi="Times New Roman" w:cs="Times New Roman"/>
          <w:iCs/>
          <w:sz w:val="24"/>
          <w:szCs w:val="24"/>
        </w:rPr>
        <w:t xml:space="preserve"> standardized grid</w:t>
      </w:r>
      <w:ins w:id="179" w:author="Gabe Streitmatter" w:date="2020-04-08T09:14:00Z">
        <w:r w:rsidR="00E56A5B">
          <w:rPr>
            <w:rFonts w:ascii="Times New Roman" w:hAnsi="Times New Roman" w:cs="Times New Roman"/>
            <w:iCs/>
            <w:color w:val="000000"/>
            <w:sz w:val="24"/>
            <w:szCs w:val="24"/>
          </w:rPr>
          <w:t xml:space="preserve"> and a</w:t>
        </w:r>
      </w:ins>
      <w:del w:id="180" w:author="Gabe Streitmatter" w:date="2020-04-08T09:14:00Z">
        <w:r w:rsidR="00873452" w:rsidRPr="00600BBF" w:rsidDel="00E56A5B">
          <w:rPr>
            <w:rFonts w:ascii="Times New Roman" w:hAnsi="Times New Roman" w:cs="Times New Roman"/>
            <w:iCs/>
            <w:color w:val="000000"/>
            <w:sz w:val="24"/>
            <w:szCs w:val="24"/>
          </w:rPr>
          <w:delText xml:space="preserve">. </w:delText>
        </w:r>
        <w:r w:rsidR="00873452" w:rsidDel="00E56A5B">
          <w:rPr>
            <w:rFonts w:ascii="Times New Roman" w:hAnsi="Times New Roman" w:cs="Times New Roman"/>
            <w:iCs/>
            <w:color w:val="000000"/>
            <w:sz w:val="24"/>
            <w:szCs w:val="24"/>
          </w:rPr>
          <w:delText>The grid size initially specified is used. A</w:delText>
        </w:r>
      </w:del>
      <w:r w:rsidR="00873452">
        <w:rPr>
          <w:rFonts w:ascii="Times New Roman" w:hAnsi="Times New Roman" w:cs="Times New Roman"/>
          <w:iCs/>
          <w:color w:val="000000"/>
          <w:sz w:val="24"/>
          <w:szCs w:val="24"/>
        </w:rPr>
        <w:t xml:space="preserve"> </w:t>
      </w:r>
      <w:r w:rsidR="00873452" w:rsidRPr="00600BBF">
        <w:rPr>
          <w:rFonts w:ascii="Times New Roman" w:hAnsi="Times New Roman" w:cs="Times New Roman"/>
          <w:iCs/>
          <w:color w:val="000000"/>
          <w:sz w:val="24"/>
          <w:szCs w:val="24"/>
        </w:rPr>
        <w:t>standard discretized time array</w:t>
      </w:r>
      <w:del w:id="181" w:author="Gabe Streitmatter" w:date="2020-04-08T09:14:00Z">
        <w:r w:rsidR="00873452" w:rsidRPr="00600BBF" w:rsidDel="00E56A5B">
          <w:rPr>
            <w:rFonts w:ascii="Times New Roman" w:hAnsi="Times New Roman" w:cs="Times New Roman"/>
            <w:iCs/>
            <w:color w:val="000000"/>
            <w:sz w:val="24"/>
            <w:szCs w:val="24"/>
          </w:rPr>
          <w:delText xml:space="preserve"> </w:delText>
        </w:r>
        <w:r w:rsidR="00873452" w:rsidDel="00E56A5B">
          <w:rPr>
            <w:rFonts w:ascii="Times New Roman" w:hAnsi="Times New Roman" w:cs="Times New Roman"/>
            <w:iCs/>
            <w:color w:val="000000"/>
            <w:sz w:val="24"/>
            <w:szCs w:val="24"/>
          </w:rPr>
          <w:delText>i</w:delText>
        </w:r>
        <w:r w:rsidR="00873452" w:rsidRPr="00600BBF" w:rsidDel="00E56A5B">
          <w:rPr>
            <w:rFonts w:ascii="Times New Roman" w:hAnsi="Times New Roman" w:cs="Times New Roman"/>
            <w:iCs/>
            <w:color w:val="000000"/>
            <w:sz w:val="24"/>
            <w:szCs w:val="24"/>
          </w:rPr>
          <w:delText xml:space="preserve">s </w:delText>
        </w:r>
        <w:r w:rsidR="00873452" w:rsidDel="00E56A5B">
          <w:rPr>
            <w:rFonts w:ascii="Times New Roman" w:hAnsi="Times New Roman" w:cs="Times New Roman"/>
            <w:iCs/>
            <w:color w:val="000000"/>
            <w:sz w:val="24"/>
            <w:szCs w:val="24"/>
          </w:rPr>
          <w:delText>also used</w:delText>
        </w:r>
      </w:del>
      <w:r w:rsidR="00873452" w:rsidRPr="00600BBF">
        <w:rPr>
          <w:rFonts w:ascii="Times New Roman" w:hAnsi="Times New Roman" w:cs="Times New Roman"/>
          <w:iCs/>
          <w:color w:val="000000"/>
          <w:sz w:val="24"/>
          <w:szCs w:val="24"/>
        </w:rPr>
        <w:t xml:space="preserve">. </w:t>
      </w:r>
      <w:r w:rsidR="00873452">
        <w:rPr>
          <w:rFonts w:ascii="Times New Roman" w:hAnsi="Times New Roman" w:cs="Times New Roman"/>
          <w:iCs/>
          <w:color w:val="000000"/>
          <w:sz w:val="24"/>
          <w:szCs w:val="24"/>
        </w:rPr>
        <w:t xml:space="preserve">Each point is fit to the nearest grid space, and the time associated with each point is fit to the nearest discretized time. Collisions occur </w:t>
      </w:r>
      <w:del w:id="182" w:author="Gabe Streitmatter" w:date="2020-04-08T09:14:00Z">
        <w:r w:rsidR="00873452" w:rsidDel="00E56A5B">
          <w:rPr>
            <w:rFonts w:ascii="Times New Roman" w:hAnsi="Times New Roman" w:cs="Times New Roman"/>
            <w:iCs/>
            <w:color w:val="000000"/>
            <w:sz w:val="24"/>
            <w:szCs w:val="24"/>
          </w:rPr>
          <w:delText>at any location where</w:delText>
        </w:r>
      </w:del>
      <w:ins w:id="183" w:author="Gabe Streitmatter" w:date="2020-04-08T09:14:00Z">
        <w:r w:rsidR="00E56A5B">
          <w:rPr>
            <w:rFonts w:ascii="Times New Roman" w:hAnsi="Times New Roman" w:cs="Times New Roman"/>
            <w:iCs/>
            <w:color w:val="000000"/>
            <w:sz w:val="24"/>
            <w:szCs w:val="24"/>
          </w:rPr>
          <w:t>wherever</w:t>
        </w:r>
      </w:ins>
      <w:r w:rsidR="00873452">
        <w:rPr>
          <w:rFonts w:ascii="Times New Roman" w:hAnsi="Times New Roman" w:cs="Times New Roman"/>
          <w:iCs/>
          <w:color w:val="000000"/>
          <w:sz w:val="24"/>
          <w:szCs w:val="24"/>
        </w:rPr>
        <w:t xml:space="preserve"> both sweeps contain the same positional and time data</w:t>
      </w:r>
      <w:del w:id="184" w:author="Gabe Streitmatter" w:date="2020-04-08T09:15:00Z">
        <w:r w:rsidR="00E815EE" w:rsidDel="00E56A5B">
          <w:rPr>
            <w:rFonts w:ascii="Times New Roman" w:hAnsi="Times New Roman" w:cs="Times New Roman"/>
            <w:iCs/>
            <w:color w:val="000000"/>
            <w:sz w:val="24"/>
            <w:szCs w:val="24"/>
          </w:rPr>
          <w:delText>; a spatiotemporal intersection of the two approximated swept volumes</w:delText>
        </w:r>
      </w:del>
      <w:r w:rsidR="00873452">
        <w:rPr>
          <w:rFonts w:ascii="Times New Roman" w:hAnsi="Times New Roman" w:cs="Times New Roman"/>
          <w:iCs/>
          <w:color w:val="000000"/>
          <w:sz w:val="24"/>
          <w:szCs w:val="24"/>
        </w:rPr>
        <w:t>. An example collision is shown in Figure 7, where collision points are indicated in red.</w:t>
      </w:r>
    </w:p>
    <w:p w14:paraId="70C79889" w14:textId="1CB99760" w:rsidR="00445C07" w:rsidRPr="003476C8" w:rsidRDefault="00445C07" w:rsidP="00445C07">
      <w:pPr>
        <w:spacing w:line="360" w:lineRule="auto"/>
        <w:ind w:firstLine="202"/>
        <w:jc w:val="center"/>
        <w:rPr>
          <w:sz w:val="24"/>
          <w:szCs w:val="24"/>
        </w:rPr>
      </w:pPr>
      <w:r>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6"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7"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r w:rsidRPr="002B5D85">
        <w:rPr>
          <w:b/>
          <w:bCs/>
          <w:i w:val="0"/>
          <w:iCs w:val="0"/>
          <w:color w:val="auto"/>
          <w:sz w:val="24"/>
          <w:szCs w:val="24"/>
        </w:rPr>
        <w:t xml:space="preserve">Figure </w:t>
      </w:r>
      <w:r w:rsidR="00873452">
        <w:rPr>
          <w:b/>
          <w:bCs/>
          <w:i w:val="0"/>
          <w:iCs w:val="0"/>
          <w:noProof/>
          <w:color w:val="auto"/>
          <w:sz w:val="24"/>
          <w:szCs w:val="24"/>
        </w:rPr>
        <w:t>7</w:t>
      </w:r>
      <w:r>
        <w:rPr>
          <w:b/>
          <w:bCs/>
          <w:i w:val="0"/>
          <w:iCs w:val="0"/>
          <w:color w:val="auto"/>
          <w:sz w:val="24"/>
          <w:szCs w:val="24"/>
        </w:rPr>
        <w:t xml:space="preserve">. </w:t>
      </w:r>
      <w:r>
        <w:rPr>
          <w:i w:val="0"/>
          <w:iCs w:val="0"/>
          <w:color w:val="auto"/>
          <w:sz w:val="24"/>
          <w:szCs w:val="24"/>
        </w:rPr>
        <w:t>Collision detected between the robot and human swept volumes</w:t>
      </w:r>
    </w:p>
    <w:p w14:paraId="6C61ADBB" w14:textId="3CE9E70F" w:rsidR="00600BBF" w:rsidRDefault="00600BBF" w:rsidP="00600BBF">
      <w:pPr>
        <w:pStyle w:val="First-levelHeading-JUR"/>
        <w:rPr>
          <w:szCs w:val="24"/>
        </w:rPr>
      </w:pPr>
      <w:r>
        <w:rPr>
          <w:szCs w:val="24"/>
        </w:rPr>
        <w:t>Evaluation</w:t>
      </w:r>
    </w:p>
    <w:p w14:paraId="53326F6C" w14:textId="5A7CC4D1" w:rsidR="00445C07" w:rsidRDefault="00445C07" w:rsidP="00BF7BC2">
      <w:pPr>
        <w:spacing w:line="360" w:lineRule="auto"/>
        <w:ind w:firstLine="202"/>
        <w:rPr>
          <w:rFonts w:ascii="Times New Roman" w:hAnsi="Times New Roman" w:cs="Times New Roman"/>
          <w:sz w:val="24"/>
          <w:szCs w:val="24"/>
        </w:rPr>
      </w:pPr>
      <w:del w:id="185" w:author="Gabe Streitmatter" w:date="2020-04-08T09:15:00Z">
        <w:r w:rsidDel="00E56A5B">
          <w:rPr>
            <w:rFonts w:ascii="Times New Roman" w:hAnsi="Times New Roman" w:cs="Times New Roman"/>
            <w:sz w:val="24"/>
            <w:szCs w:val="24"/>
          </w:rPr>
          <w:delText>To evaluate the algorithm, a tester was built to assign joint angle trajectories to both the human and the robot.</w:delText>
        </w:r>
        <w:r w:rsidR="001450A8" w:rsidDel="00E56A5B">
          <w:rPr>
            <w:rFonts w:ascii="Times New Roman" w:hAnsi="Times New Roman" w:cs="Times New Roman"/>
            <w:sz w:val="24"/>
            <w:szCs w:val="24"/>
          </w:rPr>
          <w:delText xml:space="preserve"> </w:delText>
        </w:r>
      </w:del>
      <w:r w:rsidR="007D7B1C" w:rsidRPr="00395B1E">
        <w:rPr>
          <w:rFonts w:ascii="Times New Roman" w:hAnsi="Times New Roman" w:cs="Times New Roman"/>
          <w:sz w:val="24"/>
          <w:szCs w:val="24"/>
        </w:rPr>
        <w:t>Test</w:t>
      </w:r>
      <w:r w:rsidR="007D7B1C">
        <w:rPr>
          <w:rFonts w:ascii="Times New Roman" w:hAnsi="Times New Roman" w:cs="Times New Roman"/>
          <w:sz w:val="24"/>
          <w:szCs w:val="24"/>
        </w:rPr>
        <w:t xml:space="preserve">s </w:t>
      </w:r>
      <w:ins w:id="186" w:author="Gabe Streitmatter" w:date="2020-04-08T09:15:00Z">
        <w:r w:rsidR="00E56A5B">
          <w:rPr>
            <w:rFonts w:ascii="Times New Roman" w:hAnsi="Times New Roman" w:cs="Times New Roman"/>
            <w:sz w:val="24"/>
            <w:szCs w:val="24"/>
          </w:rPr>
          <w:t xml:space="preserve">performed to evaluate the algorithm </w:t>
        </w:r>
      </w:ins>
      <w:r w:rsidR="007D7B1C" w:rsidRPr="00395B1E">
        <w:rPr>
          <w:rFonts w:ascii="Times New Roman" w:hAnsi="Times New Roman" w:cs="Times New Roman"/>
          <w:sz w:val="24"/>
          <w:szCs w:val="24"/>
        </w:rPr>
        <w:t xml:space="preserve">were implemented on an Intel® Core™ i7-7500 CPU processor. </w:t>
      </w:r>
      <w:r w:rsidR="00771E24">
        <w:rPr>
          <w:rFonts w:ascii="Times New Roman" w:hAnsi="Times New Roman" w:cs="Times New Roman"/>
          <w:sz w:val="24"/>
          <w:szCs w:val="24"/>
        </w:rPr>
        <w:t xml:space="preserve">To </w:t>
      </w:r>
      <w:r>
        <w:rPr>
          <w:rFonts w:ascii="Times New Roman" w:hAnsi="Times New Roman" w:cs="Times New Roman"/>
          <w:sz w:val="24"/>
          <w:szCs w:val="24"/>
        </w:rPr>
        <w:t>evaluate computational efficiency,</w:t>
      </w:r>
      <w:r w:rsidR="00771E24">
        <w:rPr>
          <w:rFonts w:ascii="Times New Roman" w:hAnsi="Times New Roman" w:cs="Times New Roman"/>
          <w:sz w:val="24"/>
          <w:szCs w:val="24"/>
        </w:rPr>
        <w:t xml:space="preserve"> timed</w:t>
      </w:r>
      <w:r>
        <w:rPr>
          <w:rFonts w:ascii="Times New Roman" w:hAnsi="Times New Roman" w:cs="Times New Roman"/>
          <w:sz w:val="24"/>
          <w:szCs w:val="24"/>
        </w:rPr>
        <w:t xml:space="preserve"> tests we</w:t>
      </w:r>
      <w:ins w:id="187" w:author="Gabe Streitmatter" w:date="2020-04-08T09:16:00Z">
        <w:r w:rsidR="00E56A5B">
          <w:rPr>
            <w:rFonts w:ascii="Times New Roman" w:hAnsi="Times New Roman" w:cs="Times New Roman"/>
            <w:sz w:val="24"/>
            <w:szCs w:val="24"/>
          </w:rPr>
          <w:t>re run at g</w:t>
        </w:r>
      </w:ins>
      <w:del w:id="188" w:author="Gabe Streitmatter" w:date="2020-04-08T09:16:00Z">
        <w:r w:rsidDel="00E56A5B">
          <w:rPr>
            <w:rFonts w:ascii="Times New Roman" w:hAnsi="Times New Roman" w:cs="Times New Roman"/>
            <w:sz w:val="24"/>
            <w:szCs w:val="24"/>
          </w:rPr>
          <w:delText xml:space="preserve">re run at </w:delText>
        </w:r>
      </w:del>
      <w:del w:id="189" w:author="WIENS,GLORIA J" w:date="2020-04-06T01:38:00Z">
        <w:r w:rsidDel="00836EC8">
          <w:rPr>
            <w:rFonts w:ascii="Times New Roman" w:hAnsi="Times New Roman" w:cs="Times New Roman"/>
            <w:sz w:val="24"/>
            <w:szCs w:val="24"/>
          </w:rPr>
          <w:delText xml:space="preserve">varying </w:delText>
        </w:r>
      </w:del>
      <w:ins w:id="190" w:author="WIENS,GLORIA J" w:date="2020-04-06T01:38:00Z">
        <w:del w:id="191" w:author="Gabe Streitmatter" w:date="2020-04-08T09:16:00Z">
          <w:r w:rsidR="00836EC8" w:rsidDel="00E56A5B">
            <w:rPr>
              <w:rFonts w:ascii="Times New Roman" w:hAnsi="Times New Roman" w:cs="Times New Roman"/>
              <w:sz w:val="24"/>
              <w:szCs w:val="24"/>
            </w:rPr>
            <w:delText xml:space="preserve">various </w:delText>
          </w:r>
        </w:del>
      </w:ins>
      <w:del w:id="192" w:author="Gabe Streitmatter" w:date="2020-04-08T09:16:00Z">
        <w:r w:rsidDel="00E56A5B">
          <w:rPr>
            <w:rFonts w:ascii="Times New Roman" w:hAnsi="Times New Roman" w:cs="Times New Roman"/>
            <w:sz w:val="24"/>
            <w:szCs w:val="24"/>
          </w:rPr>
          <w:delText>grid</w:delText>
        </w:r>
      </w:del>
      <w:ins w:id="193" w:author="WIENS,GLORIA J" w:date="2020-04-06T01:38:00Z">
        <w:del w:id="194" w:author="Gabe Streitmatter" w:date="2020-04-08T09:16:00Z">
          <w:r w:rsidR="00836EC8" w:rsidDel="00E56A5B">
            <w:rPr>
              <w:rFonts w:ascii="Times New Roman" w:hAnsi="Times New Roman" w:cs="Times New Roman"/>
              <w:sz w:val="24"/>
              <w:szCs w:val="24"/>
            </w:rPr>
            <w:delText xml:space="preserve"> sizes</w:delText>
          </w:r>
        </w:del>
      </w:ins>
      <w:del w:id="195" w:author="Gabe Streitmatter" w:date="2020-04-08T09:16:00Z">
        <w:r w:rsidDel="00E56A5B">
          <w:rPr>
            <w:rFonts w:ascii="Times New Roman" w:hAnsi="Times New Roman" w:cs="Times New Roman"/>
            <w:sz w:val="24"/>
            <w:szCs w:val="24"/>
          </w:rPr>
          <w:delText>. G</w:delText>
        </w:r>
      </w:del>
      <w:r>
        <w:rPr>
          <w:rFonts w:ascii="Times New Roman" w:hAnsi="Times New Roman" w:cs="Times New Roman"/>
          <w:sz w:val="24"/>
          <w:szCs w:val="24"/>
        </w:rPr>
        <w:t>rid sizes between 0.01 m to 0.15 m</w:t>
      </w:r>
      <w:del w:id="196" w:author="Gabe Streitmatter" w:date="2020-04-08T09:16:00Z">
        <w:r w:rsidDel="00E56A5B">
          <w:rPr>
            <w:rFonts w:ascii="Times New Roman" w:hAnsi="Times New Roman" w:cs="Times New Roman"/>
            <w:sz w:val="24"/>
            <w:szCs w:val="24"/>
          </w:rPr>
          <w:delText xml:space="preserve"> were each tested</w:delText>
        </w:r>
      </w:del>
      <w:r>
        <w:rPr>
          <w:rFonts w:ascii="Times New Roman" w:hAnsi="Times New Roman" w:cs="Times New Roman"/>
          <w:sz w:val="24"/>
          <w:szCs w:val="24"/>
        </w:rPr>
        <w:t xml:space="preserve">. At each grid size the algorithm was run 100 times </w:t>
      </w:r>
      <w:r w:rsidR="00F3519D">
        <w:rPr>
          <w:rFonts w:ascii="Times New Roman" w:hAnsi="Times New Roman" w:cs="Times New Roman"/>
          <w:sz w:val="24"/>
          <w:szCs w:val="24"/>
        </w:rPr>
        <w:t>to evaluate</w:t>
      </w:r>
      <w:r w:rsidR="00FF4609">
        <w:rPr>
          <w:rFonts w:ascii="Times New Roman" w:hAnsi="Times New Roman" w:cs="Times New Roman"/>
          <w:sz w:val="24"/>
          <w:szCs w:val="24"/>
        </w:rPr>
        <w:t xml:space="preserve"> 100</w:t>
      </w:r>
      <w:r w:rsidR="00C34368">
        <w:rPr>
          <w:rFonts w:ascii="Times New Roman" w:hAnsi="Times New Roman" w:cs="Times New Roman"/>
          <w:sz w:val="24"/>
          <w:szCs w:val="24"/>
        </w:rPr>
        <w:t xml:space="preserve"> </w:t>
      </w:r>
      <w:r>
        <w:rPr>
          <w:rFonts w:ascii="Times New Roman" w:hAnsi="Times New Roman" w:cs="Times New Roman"/>
          <w:sz w:val="24"/>
          <w:szCs w:val="24"/>
        </w:rPr>
        <w:t>random</w:t>
      </w:r>
      <w:r w:rsidR="00FF4609">
        <w:rPr>
          <w:rFonts w:ascii="Times New Roman" w:hAnsi="Times New Roman" w:cs="Times New Roman"/>
          <w:sz w:val="24"/>
          <w:szCs w:val="24"/>
        </w:rPr>
        <w:t xml:space="preserve">ly </w:t>
      </w:r>
      <w:r w:rsidR="00C318A6">
        <w:rPr>
          <w:rFonts w:ascii="Times New Roman" w:hAnsi="Times New Roman" w:cs="Times New Roman"/>
          <w:sz w:val="24"/>
          <w:szCs w:val="24"/>
        </w:rPr>
        <w:t>generate</w:t>
      </w:r>
      <w:r w:rsidR="00FF4609">
        <w:rPr>
          <w:rFonts w:ascii="Times New Roman" w:hAnsi="Times New Roman" w:cs="Times New Roman"/>
          <w:sz w:val="24"/>
          <w:szCs w:val="24"/>
        </w:rPr>
        <w:t>d</w:t>
      </w:r>
      <w:r>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r w:rsidR="00771E24">
        <w:rPr>
          <w:rFonts w:ascii="Times New Roman" w:hAnsi="Times New Roman" w:cs="Times New Roman"/>
          <w:sz w:val="24"/>
          <w:szCs w:val="24"/>
        </w:rPr>
        <w:t xml:space="preserve"> </w:t>
      </w:r>
      <w:r w:rsidR="00F3519D">
        <w:rPr>
          <w:rFonts w:ascii="Times New Roman" w:hAnsi="Times New Roman" w:cs="Times New Roman"/>
          <w:sz w:val="24"/>
          <w:szCs w:val="24"/>
        </w:rPr>
        <w:t>for collision</w:t>
      </w:r>
      <w:r w:rsidR="00F14AE7">
        <w:rPr>
          <w:rFonts w:ascii="Times New Roman" w:hAnsi="Times New Roman" w:cs="Times New Roman"/>
          <w:sz w:val="24"/>
          <w:szCs w:val="24"/>
        </w:rPr>
        <w:t xml:space="preserve">. The </w:t>
      </w:r>
      <w:r w:rsidR="00771E24">
        <w:rPr>
          <w:rFonts w:ascii="Times New Roman" w:hAnsi="Times New Roman" w:cs="Times New Roman"/>
          <w:sz w:val="24"/>
          <w:szCs w:val="24"/>
        </w:rPr>
        <w:t>computational times at each grid size were averaged and recorded (</w:t>
      </w:r>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r w:rsidR="00771E24">
        <w:rPr>
          <w:rFonts w:ascii="Times New Roman" w:hAnsi="Times New Roman" w:cs="Times New Roman"/>
          <w:sz w:val="24"/>
          <w:szCs w:val="24"/>
        </w:rPr>
        <w:t>)</w:t>
      </w:r>
      <w:r w:rsidR="00F14AE7">
        <w:rPr>
          <w:rFonts w:ascii="Times New Roman" w:hAnsi="Times New Roman" w:cs="Times New Roman"/>
          <w:sz w:val="24"/>
          <w:szCs w:val="24"/>
        </w:rPr>
        <w:t>.</w:t>
      </w:r>
      <w:r w:rsidR="004C419A" w:rsidRPr="004C419A">
        <w:t xml:space="preserve"> </w:t>
      </w:r>
      <w:del w:id="197" w:author="Gabe Streitmatter" w:date="2020-04-08T09:17:00Z">
        <w:r w:rsidR="004C419A" w:rsidRPr="004C419A" w:rsidDel="00E56A5B">
          <w:rPr>
            <w:rFonts w:ascii="Times New Roman" w:hAnsi="Times New Roman" w:cs="Times New Roman"/>
            <w:sz w:val="24"/>
            <w:szCs w:val="24"/>
          </w:rPr>
          <w:delText>Computational time versus grid size data indicate a</w:delText>
        </w:r>
      </w:del>
      <w:ins w:id="198" w:author="Gabe Streitmatter" w:date="2020-04-08T09:17:00Z">
        <w:r w:rsidR="00E56A5B">
          <w:rPr>
            <w:rFonts w:ascii="Times New Roman" w:hAnsi="Times New Roman" w:cs="Times New Roman"/>
            <w:sz w:val="24"/>
            <w:szCs w:val="24"/>
          </w:rPr>
          <w:t>A</w:t>
        </w:r>
      </w:ins>
      <w:r w:rsidR="004C419A" w:rsidRPr="004C419A">
        <w:rPr>
          <w:rFonts w:ascii="Times New Roman" w:hAnsi="Times New Roman" w:cs="Times New Roman"/>
          <w:sz w:val="24"/>
          <w:szCs w:val="24"/>
        </w:rPr>
        <w:t xml:space="preserve">n exponential increase in computation </w:t>
      </w:r>
      <w:ins w:id="199" w:author="Gabe Streitmatter" w:date="2020-04-08T09:17:00Z">
        <w:r w:rsidR="00E56A5B">
          <w:rPr>
            <w:rFonts w:ascii="Times New Roman" w:hAnsi="Times New Roman" w:cs="Times New Roman"/>
            <w:sz w:val="24"/>
            <w:szCs w:val="24"/>
          </w:rPr>
          <w:t xml:space="preserve">can be seen </w:t>
        </w:r>
      </w:ins>
      <w:r w:rsidR="004C419A" w:rsidRPr="004C419A">
        <w:rPr>
          <w:rFonts w:ascii="Times New Roman" w:hAnsi="Times New Roman" w:cs="Times New Roman"/>
          <w:sz w:val="24"/>
          <w:szCs w:val="24"/>
        </w:rPr>
        <w:t xml:space="preserve">as grid sizes decrease below 0.02 m. For grid sizes greater than 0.07 m, the algorithm runs in real time (less than 30 </w:t>
      </w:r>
      <w:proofErr w:type="spellStart"/>
      <w:r w:rsidR="004C419A" w:rsidRPr="004C419A">
        <w:rPr>
          <w:rFonts w:ascii="Times New Roman" w:hAnsi="Times New Roman" w:cs="Times New Roman"/>
          <w:sz w:val="24"/>
          <w:szCs w:val="24"/>
        </w:rPr>
        <w:t>ms</w:t>
      </w:r>
      <w:proofErr w:type="spellEnd"/>
      <w:r w:rsidR="004C419A" w:rsidRPr="004C419A">
        <w:rPr>
          <w:rFonts w:ascii="Times New Roman" w:hAnsi="Times New Roman" w:cs="Times New Roman"/>
          <w:sz w:val="24"/>
          <w:szCs w:val="24"/>
        </w:rPr>
        <w:t>)</w:t>
      </w:r>
      <w:r w:rsidR="004C419A">
        <w:rPr>
          <w:rFonts w:ascii="Times New Roman" w:hAnsi="Times New Roman" w:cs="Times New Roman"/>
          <w:sz w:val="24"/>
          <w:szCs w:val="24"/>
        </w:rPr>
        <w:t>.</w:t>
      </w:r>
    </w:p>
    <w:p w14:paraId="0579F9D0" w14:textId="3B9E9B5F" w:rsidR="00ED5A16" w:rsidRDefault="00A51787" w:rsidP="00ED5A16">
      <w:pPr>
        <w:spacing w:after="0" w:line="360" w:lineRule="auto"/>
        <w:ind w:firstLine="202"/>
        <w:jc w:val="center"/>
      </w:pPr>
      <w:bookmarkStart w:id="200" w:name="_Hlk31896661"/>
      <w:r>
        <w:rPr>
          <w:noProof/>
        </w:rPr>
        <w:lastRenderedPageBreak/>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3D3B4A0" w14:textId="285FB274" w:rsidR="00F14AE7" w:rsidRDefault="00F14AE7" w:rsidP="00F14AE7">
      <w:pPr>
        <w:pStyle w:val="Caption"/>
        <w:jc w:val="center"/>
        <w:rPr>
          <w:i w:val="0"/>
          <w:iCs w:val="0"/>
          <w:color w:val="auto"/>
          <w:sz w:val="24"/>
          <w:szCs w:val="24"/>
        </w:rPr>
      </w:pPr>
      <w:r w:rsidRPr="002B5D85">
        <w:rPr>
          <w:b/>
          <w:bCs/>
          <w:i w:val="0"/>
          <w:iCs w:val="0"/>
          <w:color w:val="auto"/>
          <w:sz w:val="24"/>
          <w:szCs w:val="24"/>
        </w:rPr>
        <w:t xml:space="preserve">Figure </w:t>
      </w:r>
      <w:r w:rsidR="00882067">
        <w:rPr>
          <w:b/>
          <w:bCs/>
          <w:i w:val="0"/>
          <w:iCs w:val="0"/>
          <w:color w:val="auto"/>
          <w:sz w:val="24"/>
          <w:szCs w:val="24"/>
        </w:rPr>
        <w:t>8</w:t>
      </w:r>
      <w:r>
        <w:rPr>
          <w:b/>
          <w:bCs/>
          <w:i w:val="0"/>
          <w:iCs w:val="0"/>
          <w:color w:val="auto"/>
          <w:sz w:val="24"/>
          <w:szCs w:val="24"/>
        </w:rPr>
        <w:t xml:space="preserve">. </w:t>
      </w:r>
      <w:r w:rsidR="00A51787">
        <w:rPr>
          <w:i w:val="0"/>
          <w:iCs w:val="0"/>
          <w:color w:val="auto"/>
          <w:sz w:val="24"/>
          <w:szCs w:val="24"/>
        </w:rPr>
        <w:t xml:space="preserve">Computational time associated with each grid size. The trend displays monotonic behavior but </w:t>
      </w:r>
      <w:r w:rsidR="00A52F83">
        <w:rPr>
          <w:i w:val="0"/>
          <w:iCs w:val="0"/>
          <w:color w:val="auto"/>
          <w:sz w:val="24"/>
          <w:szCs w:val="24"/>
        </w:rPr>
        <w:t>exponentially</w:t>
      </w:r>
      <w:r w:rsidR="00A51787">
        <w:rPr>
          <w:i w:val="0"/>
          <w:iCs w:val="0"/>
          <w:color w:val="auto"/>
          <w:sz w:val="24"/>
          <w:szCs w:val="24"/>
        </w:rPr>
        <w:t xml:space="preserve"> for grids with a spacing of less than 2 cm. </w:t>
      </w:r>
    </w:p>
    <w:p w14:paraId="7776B83B" w14:textId="5B29BF45"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commentRangeStart w:id="201"/>
      <w:commentRangeStart w:id="202"/>
      <w:r>
        <w:rPr>
          <w:rFonts w:ascii="Times New Roman" w:hAnsi="Times New Roman" w:cs="Times New Roman"/>
          <w:sz w:val="24"/>
          <w:szCs w:val="24"/>
        </w:rPr>
        <w:t xml:space="preserve">The </w:t>
      </w:r>
      <w:r w:rsidR="00771E24">
        <w:rPr>
          <w:rFonts w:ascii="Times New Roman" w:hAnsi="Times New Roman" w:cs="Times New Roman"/>
          <w:sz w:val="24"/>
          <w:szCs w:val="24"/>
        </w:rPr>
        <w:t>effectiveness</w:t>
      </w:r>
      <w:r w:rsidR="00887A7D">
        <w:rPr>
          <w:rFonts w:ascii="Times New Roman" w:hAnsi="Times New Roman" w:cs="Times New Roman"/>
          <w:sz w:val="24"/>
          <w:szCs w:val="24"/>
        </w:rPr>
        <w:t xml:space="preserve"> </w:t>
      </w:r>
      <w:r>
        <w:rPr>
          <w:rFonts w:ascii="Times New Roman" w:hAnsi="Times New Roman" w:cs="Times New Roman"/>
          <w:sz w:val="24"/>
          <w:szCs w:val="24"/>
        </w:rPr>
        <w:t>of the algorithm</w:t>
      </w:r>
      <w:r w:rsidR="00887A7D">
        <w:rPr>
          <w:rFonts w:ascii="Times New Roman" w:hAnsi="Times New Roman" w:cs="Times New Roman"/>
          <w:sz w:val="24"/>
          <w:szCs w:val="24"/>
        </w:rPr>
        <w:t xml:space="preserve"> at various grid sizes</w:t>
      </w:r>
      <w:r w:rsidR="00771E24">
        <w:rPr>
          <w:rFonts w:ascii="Times New Roman" w:hAnsi="Times New Roman" w:cs="Times New Roman"/>
          <w:sz w:val="24"/>
          <w:szCs w:val="24"/>
        </w:rPr>
        <w:t xml:space="preserve"> was evaluated for</w:t>
      </w:r>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r w:rsidR="00771E24">
        <w:rPr>
          <w:rFonts w:ascii="Times New Roman" w:hAnsi="Times New Roman" w:cs="Times New Roman"/>
          <w:sz w:val="24"/>
          <w:szCs w:val="24"/>
        </w:rPr>
        <w:t>ith</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randomly </w:t>
      </w:r>
      <w:r>
        <w:rPr>
          <w:rFonts w:ascii="Times New Roman" w:hAnsi="Times New Roman" w:cs="Times New Roman"/>
          <w:sz w:val="24"/>
          <w:szCs w:val="24"/>
        </w:rPr>
        <w:t>generated trajectories</w:t>
      </w:r>
      <w:r w:rsidR="00594E96">
        <w:rPr>
          <w:rFonts w:ascii="Times New Roman" w:hAnsi="Times New Roman" w:cs="Times New Roman"/>
          <w:sz w:val="24"/>
          <w:szCs w:val="24"/>
        </w:rPr>
        <w:t xml:space="preserve"> for the human </w:t>
      </w:r>
      <w:r w:rsidR="00771E24">
        <w:rPr>
          <w:rFonts w:ascii="Times New Roman" w:hAnsi="Times New Roman" w:cs="Times New Roman"/>
          <w:sz w:val="24"/>
          <w:szCs w:val="24"/>
        </w:rPr>
        <w:t>and</w:t>
      </w:r>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Each </w:t>
      </w:r>
      <w:r>
        <w:rPr>
          <w:rFonts w:ascii="Times New Roman" w:hAnsi="Times New Roman" w:cs="Times New Roman"/>
          <w:sz w:val="24"/>
          <w:szCs w:val="24"/>
        </w:rPr>
        <w:t xml:space="preserve">test case </w:t>
      </w:r>
      <w:r w:rsidR="00771E24">
        <w:rPr>
          <w:rFonts w:ascii="Times New Roman" w:hAnsi="Times New Roman" w:cs="Times New Roman"/>
          <w:sz w:val="24"/>
          <w:szCs w:val="24"/>
        </w:rPr>
        <w:t xml:space="preserve">was </w:t>
      </w:r>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r w:rsidR="00887A7D">
        <w:rPr>
          <w:rFonts w:ascii="Times New Roman" w:hAnsi="Times New Roman" w:cs="Times New Roman"/>
          <w:sz w:val="24"/>
          <w:szCs w:val="24"/>
        </w:rPr>
        <w:t xml:space="preserve"> </w:t>
      </w:r>
      <w:r>
        <w:rPr>
          <w:rFonts w:ascii="Times New Roman" w:hAnsi="Times New Roman" w:cs="Times New Roman"/>
          <w:sz w:val="24"/>
          <w:szCs w:val="24"/>
        </w:rPr>
        <w:t xml:space="preserve">m and 0.15 m. </w:t>
      </w:r>
      <w:ins w:id="203" w:author="Gabe Streitmatter" w:date="2020-04-08T08:53:00Z">
        <w:r w:rsidR="00F34824">
          <w:rPr>
            <w:rFonts w:ascii="Times New Roman" w:hAnsi="Times New Roman" w:cs="Times New Roman"/>
            <w:sz w:val="24"/>
            <w:szCs w:val="24"/>
          </w:rPr>
          <w:t xml:space="preserve">Given that the </w:t>
        </w:r>
      </w:ins>
      <w:ins w:id="204" w:author="Gabe Streitmatter" w:date="2020-04-08T08:54:00Z">
        <w:r w:rsidR="00F34824">
          <w:rPr>
            <w:rFonts w:ascii="Times New Roman" w:hAnsi="Times New Roman" w:cs="Times New Roman"/>
            <w:sz w:val="24"/>
            <w:szCs w:val="24"/>
          </w:rPr>
          <w:t xml:space="preserve">modeled </w:t>
        </w:r>
      </w:ins>
      <w:ins w:id="205" w:author="Gabe Streitmatter" w:date="2020-04-08T08:53:00Z">
        <w:r w:rsidR="00F34824">
          <w:rPr>
            <w:rFonts w:ascii="Times New Roman" w:hAnsi="Times New Roman" w:cs="Times New Roman"/>
            <w:sz w:val="24"/>
            <w:szCs w:val="24"/>
          </w:rPr>
          <w:t>human, from wais</w:t>
        </w:r>
      </w:ins>
      <w:ins w:id="206" w:author="Gabe Streitmatter" w:date="2020-04-08T08:54:00Z">
        <w:r w:rsidR="00F34824">
          <w:rPr>
            <w:rFonts w:ascii="Times New Roman" w:hAnsi="Times New Roman" w:cs="Times New Roman"/>
            <w:sz w:val="24"/>
            <w:szCs w:val="24"/>
          </w:rPr>
          <w:t xml:space="preserve">t up has a height of </w:t>
        </w:r>
      </w:ins>
      <w:ins w:id="207" w:author="Gabe Streitmatter" w:date="2020-04-08T08:55:00Z">
        <w:r w:rsidR="00F34824">
          <w:rPr>
            <w:rFonts w:ascii="Times New Roman" w:hAnsi="Times New Roman" w:cs="Times New Roman"/>
            <w:sz w:val="24"/>
            <w:szCs w:val="24"/>
          </w:rPr>
          <w:t xml:space="preserve">0.73 m, these grid sizes </w:t>
        </w:r>
      </w:ins>
      <w:ins w:id="208" w:author="Gabe Streitmatter" w:date="2020-04-08T09:00:00Z">
        <w:r w:rsidR="00F34824">
          <w:rPr>
            <w:rFonts w:ascii="Times New Roman" w:hAnsi="Times New Roman" w:cs="Times New Roman"/>
            <w:sz w:val="24"/>
            <w:szCs w:val="24"/>
          </w:rPr>
          <w:t>constitute</w:t>
        </w:r>
      </w:ins>
      <w:ins w:id="209" w:author="Gabe Streitmatter" w:date="2020-04-08T08:55:00Z">
        <w:r w:rsidR="00F34824">
          <w:rPr>
            <w:rFonts w:ascii="Times New Roman" w:hAnsi="Times New Roman" w:cs="Times New Roman"/>
            <w:sz w:val="24"/>
            <w:szCs w:val="24"/>
          </w:rPr>
          <w:t xml:space="preserve"> a</w:t>
        </w:r>
      </w:ins>
      <w:ins w:id="210" w:author="Gabe Streitmatter" w:date="2020-04-08T09:00:00Z">
        <w:r w:rsidR="00456D0E">
          <w:rPr>
            <w:rFonts w:ascii="Times New Roman" w:hAnsi="Times New Roman" w:cs="Times New Roman"/>
            <w:sz w:val="24"/>
            <w:szCs w:val="24"/>
          </w:rPr>
          <w:t xml:space="preserve"> range of roughly 1 % and 20 % of the total height. </w:t>
        </w:r>
      </w:ins>
      <w:r w:rsidR="00594E96">
        <w:rPr>
          <w:rFonts w:ascii="Times New Roman" w:hAnsi="Times New Roman" w:cs="Times New Roman"/>
          <w:sz w:val="24"/>
          <w:szCs w:val="24"/>
        </w:rPr>
        <w:t>The goal of each test was to identify whether there was a collision or not. Of the</w:t>
      </w:r>
      <w:r w:rsidR="00875FEB">
        <w:rPr>
          <w:rFonts w:ascii="Times New Roman" w:hAnsi="Times New Roman" w:cs="Times New Roman"/>
          <w:sz w:val="24"/>
          <w:szCs w:val="24"/>
        </w:rPr>
        <w:t>se</w:t>
      </w:r>
      <w:r w:rsidR="00594E96">
        <w:rPr>
          <w:rFonts w:ascii="Times New Roman" w:hAnsi="Times New Roman" w:cs="Times New Roman"/>
          <w:sz w:val="24"/>
          <w:szCs w:val="24"/>
        </w:rPr>
        <w:t xml:space="preserve"> 100 scenarios, 87 tests maintained the same prediction for all grid sizes. </w:t>
      </w:r>
      <w:commentRangeStart w:id="211"/>
      <w:commentRangeStart w:id="212"/>
      <w:r w:rsidR="00594E96">
        <w:rPr>
          <w:rFonts w:ascii="Times New Roman" w:hAnsi="Times New Roman" w:cs="Times New Roman"/>
          <w:sz w:val="24"/>
          <w:szCs w:val="24"/>
        </w:rPr>
        <w:t xml:space="preserve">For 8 tests, lower resolution iterations misidentified a collision, but converged to a </w:t>
      </w:r>
      <w:r w:rsidR="00887A7D">
        <w:rPr>
          <w:rFonts w:ascii="Times New Roman" w:hAnsi="Times New Roman" w:cs="Times New Roman"/>
          <w:sz w:val="24"/>
          <w:szCs w:val="24"/>
        </w:rPr>
        <w:t xml:space="preserve">consistent </w:t>
      </w:r>
      <w:r w:rsidR="00594E96">
        <w:rPr>
          <w:rFonts w:ascii="Times New Roman" w:hAnsi="Times New Roman" w:cs="Times New Roman"/>
          <w:sz w:val="24"/>
          <w:szCs w:val="24"/>
        </w:rPr>
        <w:t xml:space="preserve">solution </w:t>
      </w:r>
      <w:r w:rsidR="00887A7D">
        <w:rPr>
          <w:rFonts w:ascii="Times New Roman" w:hAnsi="Times New Roman" w:cs="Times New Roman"/>
          <w:sz w:val="24"/>
          <w:szCs w:val="24"/>
        </w:rPr>
        <w:t xml:space="preserve">for </w:t>
      </w:r>
      <w:r w:rsidR="00594E96">
        <w:rPr>
          <w:rFonts w:ascii="Times New Roman" w:hAnsi="Times New Roman" w:cs="Times New Roman"/>
          <w:sz w:val="24"/>
          <w:szCs w:val="24"/>
        </w:rPr>
        <w:t>higher resolution grid size</w:t>
      </w:r>
      <w:r w:rsidR="00887A7D">
        <w:rPr>
          <w:rFonts w:ascii="Times New Roman" w:hAnsi="Times New Roman" w:cs="Times New Roman"/>
          <w:sz w:val="24"/>
          <w:szCs w:val="24"/>
        </w:rPr>
        <w:t>s</w:t>
      </w:r>
      <w:r w:rsidR="00594E96">
        <w:rPr>
          <w:rFonts w:ascii="Times New Roman" w:hAnsi="Times New Roman" w:cs="Times New Roman"/>
          <w:sz w:val="24"/>
          <w:szCs w:val="24"/>
        </w:rPr>
        <w:t xml:space="preserve">. </w:t>
      </w:r>
      <w:r w:rsidR="00887A7D">
        <w:rPr>
          <w:rFonts w:ascii="Times New Roman" w:hAnsi="Times New Roman" w:cs="Times New Roman"/>
          <w:sz w:val="24"/>
          <w:szCs w:val="24"/>
        </w:rPr>
        <w:t>The</w:t>
      </w:r>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r w:rsidR="00887A7D">
        <w:rPr>
          <w:rFonts w:ascii="Times New Roman" w:hAnsi="Times New Roman" w:cs="Times New Roman"/>
          <w:sz w:val="24"/>
          <w:szCs w:val="24"/>
        </w:rPr>
        <w:t>There</w:t>
      </w:r>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r w:rsidR="00887A7D">
        <w:rPr>
          <w:rFonts w:ascii="Times New Roman" w:hAnsi="Times New Roman" w:cs="Times New Roman"/>
          <w:sz w:val="24"/>
          <w:szCs w:val="24"/>
        </w:rPr>
        <w:t>In</w:t>
      </w:r>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r w:rsidR="00887A7D">
        <w:rPr>
          <w:rFonts w:ascii="Times New Roman" w:hAnsi="Times New Roman" w:cs="Times New Roman"/>
          <w:sz w:val="24"/>
          <w:szCs w:val="24"/>
        </w:rPr>
        <w:t xml:space="preserve"> cases</w:t>
      </w:r>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indistinguishably close to each other, </w:t>
      </w:r>
      <w:r w:rsidR="00887A7D">
        <w:rPr>
          <w:rFonts w:ascii="Times New Roman" w:hAnsi="Times New Roman" w:cs="Times New Roman"/>
          <w:sz w:val="24"/>
          <w:szCs w:val="24"/>
        </w:rPr>
        <w:t xml:space="preserve">and </w:t>
      </w:r>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even be </w:t>
      </w:r>
      <w:r w:rsidR="00061124">
        <w:rPr>
          <w:rFonts w:ascii="Times New Roman" w:hAnsi="Times New Roman" w:cs="Times New Roman"/>
          <w:sz w:val="24"/>
          <w:szCs w:val="24"/>
        </w:rPr>
        <w:t xml:space="preserve">determined </w:t>
      </w:r>
      <w:r w:rsidR="007D7B1C">
        <w:rPr>
          <w:rFonts w:ascii="Times New Roman" w:hAnsi="Times New Roman" w:cs="Times New Roman"/>
          <w:sz w:val="24"/>
          <w:szCs w:val="24"/>
        </w:rPr>
        <w:t>upon visual inspection.</w:t>
      </w:r>
      <w:commentRangeEnd w:id="211"/>
      <w:r w:rsidR="00281507">
        <w:rPr>
          <w:rStyle w:val="CommentReference"/>
          <w:rFonts w:ascii="Times New Roman" w:eastAsia="Times New Roman" w:hAnsi="Times New Roman" w:cs="Times New Roman"/>
          <w:kern w:val="14"/>
        </w:rPr>
        <w:commentReference w:id="211"/>
      </w:r>
      <w:commentRangeEnd w:id="212"/>
      <w:r w:rsidR="00456D0E">
        <w:rPr>
          <w:rStyle w:val="CommentReference"/>
          <w:rFonts w:ascii="Times New Roman" w:eastAsia="Times New Roman" w:hAnsi="Times New Roman" w:cs="Times New Roman"/>
          <w:kern w:val="14"/>
        </w:rPr>
        <w:commentReference w:id="212"/>
      </w:r>
    </w:p>
    <w:p w14:paraId="5565F5E6" w14:textId="09E55BB2"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00887A7D">
        <w:rPr>
          <w:rFonts w:ascii="Times New Roman" w:hAnsi="Times New Roman" w:cs="Times New Roman"/>
          <w:sz w:val="24"/>
          <w:szCs w:val="24"/>
        </w:rPr>
        <w:t>se</w:t>
      </w:r>
      <w:r>
        <w:rPr>
          <w:rFonts w:ascii="Times New Roman" w:hAnsi="Times New Roman" w:cs="Times New Roman"/>
          <w:sz w:val="24"/>
          <w:szCs w:val="24"/>
        </w:rPr>
        <w:t xml:space="preserve"> results indicate that the algorithm is successful in identifying collisions for grid sizes less than 0.06 m</w:t>
      </w:r>
      <w:r w:rsidR="00771E24">
        <w:rPr>
          <w:rFonts w:ascii="Times New Roman" w:hAnsi="Times New Roman" w:cs="Times New Roman"/>
          <w:sz w:val="24"/>
          <w:szCs w:val="24"/>
        </w:rPr>
        <w:t xml:space="preserve">. </w:t>
      </w:r>
      <w:r w:rsidR="00887A7D">
        <w:rPr>
          <w:rFonts w:ascii="Times New Roman" w:hAnsi="Times New Roman" w:cs="Times New Roman"/>
          <w:sz w:val="24"/>
          <w:szCs w:val="24"/>
        </w:rPr>
        <w:t>The</w:t>
      </w:r>
      <w:r>
        <w:rPr>
          <w:rFonts w:ascii="Times New Roman" w:hAnsi="Times New Roman" w:cs="Times New Roman"/>
          <w:sz w:val="24"/>
          <w:szCs w:val="24"/>
        </w:rPr>
        <w:t xml:space="preserve"> algorithm can be expected to perform accurate collision detection for grid sizes of 0.100 m and smaller</w:t>
      </w:r>
      <w:r w:rsidR="00887A7D">
        <w:rPr>
          <w:rFonts w:ascii="Times New Roman" w:hAnsi="Times New Roman" w:cs="Times New Roman"/>
          <w:sz w:val="24"/>
          <w:szCs w:val="24"/>
        </w:rPr>
        <w:t xml:space="preserve"> in less than 30 ms</w:t>
      </w:r>
      <w:r>
        <w:rPr>
          <w:rFonts w:ascii="Times New Roman" w:hAnsi="Times New Roman" w:cs="Times New Roman"/>
          <w:sz w:val="24"/>
          <w:szCs w:val="24"/>
        </w:rPr>
        <w:t xml:space="preserve">. </w:t>
      </w:r>
      <w:del w:id="213" w:author="Gabe Streitmatter" w:date="2020-03-29T14:18:00Z">
        <w:r w:rsidDel="007832D6">
          <w:rPr>
            <w:rFonts w:ascii="Times New Roman" w:hAnsi="Times New Roman" w:cs="Times New Roman"/>
            <w:sz w:val="24"/>
            <w:szCs w:val="24"/>
          </w:rPr>
          <w:delText xml:space="preserve"> </w:delText>
        </w:r>
        <w:commentRangeEnd w:id="201"/>
        <w:r w:rsidR="00F50FC3" w:rsidDel="007832D6">
          <w:rPr>
            <w:rStyle w:val="CommentReference"/>
            <w:rFonts w:ascii="Times New Roman" w:eastAsia="Times New Roman" w:hAnsi="Times New Roman" w:cs="Times New Roman"/>
            <w:kern w:val="14"/>
          </w:rPr>
          <w:commentReference w:id="201"/>
        </w:r>
        <w:commentRangeEnd w:id="202"/>
        <w:r w:rsidR="00F3519D" w:rsidDel="007832D6">
          <w:rPr>
            <w:rStyle w:val="CommentReference"/>
            <w:rFonts w:ascii="Times New Roman" w:eastAsia="Times New Roman" w:hAnsi="Times New Roman" w:cs="Times New Roman"/>
            <w:kern w:val="14"/>
          </w:rPr>
          <w:commentReference w:id="202"/>
        </w:r>
      </w:del>
    </w:p>
    <w:bookmarkEnd w:id="200"/>
    <w:p w14:paraId="5C7F7FF0" w14:textId="6978A036" w:rsidR="00BB64A4" w:rsidRDefault="00E4459E" w:rsidP="0031463D">
      <w:pPr>
        <w:pStyle w:val="First-levelHeading-JUR"/>
        <w:spacing w:after="240"/>
      </w:pPr>
      <w:r>
        <w:t>Conclusion</w:t>
      </w:r>
    </w:p>
    <w:p w14:paraId="7BCA058C" w14:textId="76DF420A"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 xml:space="preserve">The novelty of the approach was to use Coons patches to interpolate between sampled orientations of a body </w:t>
      </w:r>
      <w:r w:rsidR="002463B1">
        <w:rPr>
          <w:rFonts w:ascii="Times New Roman" w:hAnsi="Times New Roman" w:cs="Times New Roman"/>
          <w:sz w:val="24"/>
          <w:szCs w:val="24"/>
        </w:rPr>
        <w:lastRenderedPageBreak/>
        <w:t>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 xml:space="preserve">. </w:t>
      </w:r>
      <w:bookmarkStart w:id="214" w:name="_GoBack"/>
      <w:bookmarkEnd w:id="214"/>
      <w:del w:id="215" w:author="Gabe Streitmatter" w:date="2020-04-08T09:18:00Z">
        <w:r w:rsidDel="00E56A5B">
          <w:rPr>
            <w:rFonts w:ascii="Times New Roman" w:hAnsi="Times New Roman" w:cs="Times New Roman"/>
            <w:sz w:val="24"/>
            <w:szCs w:val="24"/>
          </w:rPr>
          <w:delText>This is a</w:delText>
        </w:r>
        <w:r w:rsidR="00882067" w:rsidDel="00E56A5B">
          <w:rPr>
            <w:rFonts w:ascii="Times New Roman" w:hAnsi="Times New Roman" w:cs="Times New Roman"/>
            <w:sz w:val="24"/>
            <w:szCs w:val="24"/>
          </w:rPr>
          <w:delText xml:space="preserve"> </w:delText>
        </w:r>
        <w:r w:rsidDel="00E56A5B">
          <w:rPr>
            <w:rFonts w:ascii="Times New Roman" w:hAnsi="Times New Roman" w:cs="Times New Roman"/>
            <w:sz w:val="24"/>
            <w:szCs w:val="24"/>
          </w:rPr>
          <w:delText xml:space="preserve">building block to a larger effort to develop </w:delText>
        </w:r>
        <w:r w:rsidR="00882067" w:rsidDel="00E56A5B">
          <w:rPr>
            <w:rFonts w:ascii="Times New Roman" w:hAnsi="Times New Roman" w:cs="Times New Roman"/>
            <w:sz w:val="24"/>
            <w:szCs w:val="24"/>
          </w:rPr>
          <w:delText>HRC</w:delText>
        </w:r>
        <w:r w:rsidDel="00E56A5B">
          <w:rPr>
            <w:rFonts w:ascii="Times New Roman" w:hAnsi="Times New Roman" w:cs="Times New Roman"/>
            <w:sz w:val="24"/>
            <w:szCs w:val="24"/>
          </w:rPr>
          <w:delText xml:space="preserve"> techniques.</w:delText>
        </w:r>
      </w:del>
    </w:p>
    <w:p w14:paraId="4EA31CA5" w14:textId="7813C79B"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the grid size according to the input trajectory to accurately model necessary features with the largest grid size possible and implementing the algorithm with sensor data recording interaction between a physical human and robot to evaluate the algorithm with hardware in the loop testing.</w:t>
      </w:r>
      <w:r w:rsidR="001450A8">
        <w:rPr>
          <w:rFonts w:ascii="Times New Roman" w:hAnsi="Times New Roman" w:cs="Times New Roman"/>
          <w:sz w:val="24"/>
          <w:szCs w:val="24"/>
        </w:rPr>
        <w:t xml:space="preserve"> </w:t>
      </w: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CED292C"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t>References</w:t>
      </w:r>
    </w:p>
    <w:p w14:paraId="1B7B6476" w14:textId="71515E50" w:rsidR="00B91370" w:rsidRPr="005C6605"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r w:rsidR="00D86858">
        <w:rPr>
          <w:rFonts w:ascii="Times New Roman" w:hAnsi="Times New Roman" w:cs="Times New Roman"/>
          <w:snapToGrid w:val="0"/>
          <w:color w:val="000000"/>
        </w:rPr>
        <w:t xml:space="preserve">and </w:t>
      </w:r>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xml:space="preserve">, A. (2009). Cooperation of Human and Machines in Assembly Lines. </w:t>
      </w:r>
      <w:r w:rsidR="005C6605">
        <w:rPr>
          <w:rFonts w:ascii="Times New Roman" w:hAnsi="Times New Roman" w:cs="Times New Roman"/>
          <w:i/>
          <w:iCs/>
          <w:snapToGrid w:val="0"/>
          <w:color w:val="000000"/>
        </w:rPr>
        <w:t>CIRP Journal of Manufacturing and Technology</w:t>
      </w:r>
      <w:r w:rsidR="005C6605" w:rsidRPr="00D63D03">
        <w:rPr>
          <w:rFonts w:ascii="Times New Roman" w:hAnsi="Times New Roman" w:cs="Times New Roman"/>
          <w:i/>
          <w:iCs/>
          <w:snapToGrid w:val="0"/>
          <w:color w:val="000000"/>
        </w:rPr>
        <w:t>,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55B9DCC2" w:rsidR="0088619D" w:rsidRPr="003B3263" w:rsidRDefault="003B3263" w:rsidP="003B3263">
      <w:pPr>
        <w:autoSpaceDE w:val="0"/>
        <w:autoSpaceDN w:val="0"/>
        <w:spacing w:after="0" w:line="240" w:lineRule="auto"/>
        <w:ind w:left="720" w:hanging="720"/>
        <w:rPr>
          <w:rFonts w:ascii="Times New Roman" w:hAnsi="Times New Roman" w:cs="Times New Roman"/>
          <w:i/>
          <w:iCs/>
          <w:snapToGrid w:val="0"/>
          <w:color w:val="000000"/>
        </w:rPr>
      </w:pPr>
      <w:r>
        <w:rPr>
          <w:rFonts w:ascii="Times New Roman" w:hAnsi="Times New Roman" w:cs="Times New Roman"/>
        </w:rPr>
        <w:t xml:space="preserve">Streitmatter, G., </w:t>
      </w:r>
      <w:r w:rsidR="00D86858">
        <w:rPr>
          <w:rFonts w:ascii="Times New Roman" w:hAnsi="Times New Roman" w:cs="Times New Roman"/>
        </w:rPr>
        <w:t xml:space="preserve">and </w:t>
      </w:r>
      <w:r>
        <w:rPr>
          <w:rFonts w:ascii="Times New Roman" w:hAnsi="Times New Roman" w:cs="Times New Roman"/>
        </w:rPr>
        <w:t xml:space="preserve">Wiens, G. (2020). </w:t>
      </w:r>
      <w:r w:rsidRPr="003B3263">
        <w:rPr>
          <w:rFonts w:ascii="Times New Roman" w:hAnsi="Times New Roman" w:cs="Times New Roman"/>
        </w:rPr>
        <w:t>Human-Robot Collaboration:  A Predictive Collision Detection Approach for Operation within Dynamic Environments</w:t>
      </w:r>
      <w:r>
        <w:rPr>
          <w:rFonts w:ascii="Times New Roman" w:hAnsi="Times New Roman" w:cs="Times New Roman"/>
        </w:rPr>
        <w:t xml:space="preserve">. </w:t>
      </w:r>
      <w:r>
        <w:rPr>
          <w:rFonts w:ascii="Times New Roman" w:hAnsi="Times New Roman" w:cs="Times New Roman"/>
          <w:i/>
          <w:iCs/>
        </w:rPr>
        <w:t>Manuscript submitted for publication.</w:t>
      </w:r>
    </w:p>
    <w:p w14:paraId="2BBD349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3483661D" w14:textId="44C45CF3" w:rsidR="00B91370" w:rsidRDefault="00FA27BC" w:rsidP="005D18B4">
      <w:pPr>
        <w:autoSpaceDE w:val="0"/>
        <w:autoSpaceDN w:val="0"/>
        <w:spacing w:after="0" w:line="240" w:lineRule="auto"/>
        <w:ind w:left="720" w:hanging="720"/>
        <w:rPr>
          <w:rFonts w:ascii="Times New Roman" w:hAnsi="Times New Roman" w:cs="Times New Roman"/>
          <w:snapToGrid w:val="0"/>
          <w:color w:val="000000"/>
        </w:rPr>
      </w:pPr>
      <w:r w:rsidRPr="00FA27BC">
        <w:rPr>
          <w:rFonts w:ascii="Times New Roman" w:hAnsi="Times New Roman" w:cs="Times New Roman"/>
          <w:snapToGrid w:val="0"/>
          <w:color w:val="000000"/>
        </w:rPr>
        <w:t>Yin, Z., Leu, M., Wiens, G., and Gao, R.</w:t>
      </w:r>
      <w:r>
        <w:rPr>
          <w:rFonts w:ascii="Times New Roman" w:hAnsi="Times New Roman" w:cs="Times New Roman"/>
          <w:snapToGrid w:val="0"/>
          <w:color w:val="000000"/>
        </w:rPr>
        <w:t xml:space="preserve"> (2018).</w:t>
      </w:r>
      <w:r w:rsidRPr="00FA27BC">
        <w:rPr>
          <w:rFonts w:ascii="Times New Roman" w:hAnsi="Times New Roman" w:cs="Times New Roman"/>
          <w:snapToGrid w:val="0"/>
          <w:color w:val="000000"/>
        </w:rPr>
        <w:t xml:space="preserve"> “NRI: INT: COLLAB: Manufacturing USA: Intelligent Human-Robot Collaboration for Smart Factory”, </w:t>
      </w:r>
      <w:r w:rsidRPr="00672119">
        <w:rPr>
          <w:rFonts w:ascii="Times New Roman" w:hAnsi="Times New Roman" w:cs="Times New Roman"/>
          <w:i/>
          <w:iCs/>
          <w:snapToGrid w:val="0"/>
          <w:color w:val="000000"/>
          <w:u w:val="single"/>
        </w:rPr>
        <w:t xml:space="preserve">2018 </w:t>
      </w:r>
      <w:r>
        <w:rPr>
          <w:rFonts w:ascii="Times New Roman" w:hAnsi="Times New Roman" w:cs="Times New Roman"/>
          <w:i/>
          <w:iCs/>
          <w:snapToGrid w:val="0"/>
          <w:color w:val="000000"/>
          <w:u w:val="single"/>
        </w:rPr>
        <w:t>NSF/</w:t>
      </w:r>
      <w:r w:rsidRPr="00672119">
        <w:rPr>
          <w:rFonts w:ascii="Times New Roman" w:hAnsi="Times New Roman" w:cs="Times New Roman"/>
          <w:i/>
          <w:iCs/>
          <w:snapToGrid w:val="0"/>
          <w:color w:val="000000"/>
          <w:u w:val="single"/>
        </w:rPr>
        <w:t>National Robotics Initiative (NRI) Principal Investigators’ Meeting</w:t>
      </w:r>
      <w:r w:rsidRPr="00FA27BC">
        <w:rPr>
          <w:rFonts w:ascii="Times New Roman" w:hAnsi="Times New Roman" w:cs="Times New Roman"/>
          <w:snapToGrid w:val="0"/>
          <w:color w:val="000000"/>
        </w:rPr>
        <w:t>, Arlington, VA, Oct. 29-30</w:t>
      </w:r>
      <w:r>
        <w:rPr>
          <w:rFonts w:ascii="Times New Roman" w:hAnsi="Times New Roman" w:cs="Times New Roman"/>
          <w:snapToGrid w:val="0"/>
          <w:color w:val="000000"/>
        </w:rPr>
        <w:t xml:space="preserve">.  </w:t>
      </w:r>
      <w:r w:rsidRPr="00FA27BC">
        <w:rPr>
          <w:rFonts w:ascii="Times New Roman" w:hAnsi="Times New Roman" w:cs="Times New Roman"/>
          <w:snapToGrid w:val="0"/>
          <w:color w:val="000000"/>
        </w:rPr>
        <w:t>poster (invited).</w:t>
      </w:r>
    </w:p>
    <w:p w14:paraId="0073B5F6" w14:textId="77777777" w:rsidR="005D18B4" w:rsidRPr="005D18B4" w:rsidRDefault="005D18B4" w:rsidP="00672119">
      <w:pPr>
        <w:autoSpaceDE w:val="0"/>
        <w:autoSpaceDN w:val="0"/>
        <w:spacing w:after="0" w:line="240" w:lineRule="auto"/>
        <w:rPr>
          <w:rFonts w:ascii="Times New Roman" w:hAnsi="Times New Roman" w:cs="Times New Roman"/>
        </w:rPr>
      </w:pPr>
    </w:p>
    <w:p w14:paraId="3026E4B9" w14:textId="79814DA3"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Human-Robot Collaboration in Smart Manufacturing: Robot Reactive Behavior Intelligence</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5D18B4">
        <w:rPr>
          <w:rFonts w:ascii="Times New Roman" w:hAnsi="Times New Roman" w:cs="Times New Roman"/>
          <w:i/>
          <w:iCs/>
          <w:snapToGrid w:val="0"/>
          <w:color w:val="000000"/>
        </w:rPr>
        <w:t>ASME Manufacturing Science and Engineering Conference</w:t>
      </w:r>
      <w:r w:rsidRPr="005D18B4">
        <w:rPr>
          <w:rFonts w:ascii="Times New Roman" w:hAnsi="Times New Roman" w:cs="Times New Roman"/>
          <w:snapToGrid w:val="0"/>
          <w:color w:val="000000"/>
        </w:rPr>
        <w:t xml:space="preserve">, </w:t>
      </w:r>
      <w:r w:rsidR="00577C8C" w:rsidRPr="00577C8C">
        <w:rPr>
          <w:rFonts w:ascii="Times New Roman" w:hAnsi="Times New Roman" w:cs="Times New Roman"/>
          <w:snapToGrid w:val="0"/>
          <w:color w:val="000000"/>
        </w:rPr>
        <w:t>MSEC2020-10274</w:t>
      </w:r>
      <w:r w:rsidRPr="005D18B4">
        <w:rPr>
          <w:rFonts w:ascii="Times New Roman" w:hAnsi="Times New Roman" w:cs="Times New Roman"/>
          <w:snapToGrid w:val="0"/>
          <w:color w:val="000000"/>
        </w:rPr>
        <w:t>.</w:t>
      </w:r>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542B153D" w:rsidR="006325F2" w:rsidRDefault="006325F2" w:rsidP="005D18B4">
      <w:pPr>
        <w:autoSpaceDE w:val="0"/>
        <w:autoSpaceDN w:val="0"/>
        <w:spacing w:after="0" w:line="240" w:lineRule="auto"/>
        <w:ind w:left="720" w:hanging="720"/>
        <w:rPr>
          <w:rFonts w:ascii="Times New Roman" w:hAnsi="Times New Roman" w:cs="Times New Roman"/>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r w:rsidR="00626E67">
        <w:rPr>
          <w:rFonts w:ascii="Times New Roman" w:hAnsi="Times New Roman" w:cs="Times New Roman"/>
        </w:rPr>
        <w:t>and</w:t>
      </w:r>
      <w:r w:rsidR="00626E67" w:rsidRPr="005D18B4">
        <w:rPr>
          <w:rFonts w:ascii="Times New Roman" w:hAnsi="Times New Roman" w:cs="Times New Roman"/>
        </w:rPr>
        <w:t xml:space="preserve"> </w:t>
      </w:r>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5D18B4">
        <w:rPr>
          <w:rFonts w:ascii="Times New Roman" w:hAnsi="Times New Roman" w:cs="Times New Roman"/>
        </w:rPr>
        <w:t>3D Collision Detection: A Survey</w:t>
      </w:r>
      <w:r w:rsidR="00FB6AFF">
        <w:rPr>
          <w:rFonts w:ascii="Times New Roman" w:hAnsi="Times New Roman" w:cs="Times New Roman"/>
        </w:rPr>
        <w:t>.</w:t>
      </w:r>
      <w:r w:rsidRPr="005D18B4">
        <w:rPr>
          <w:rFonts w:ascii="Times New Roman" w:hAnsi="Times New Roman" w:cs="Times New Roman"/>
        </w:rPr>
        <w:t xml:space="preserve"> </w:t>
      </w:r>
      <w:r w:rsidRPr="005D18B4">
        <w:rPr>
          <w:rFonts w:ascii="Times New Roman" w:hAnsi="Times New Roman" w:cs="Times New Roman"/>
          <w:i/>
          <w:iCs/>
        </w:rPr>
        <w:t>Computers &amp; Graphics</w:t>
      </w:r>
      <w:r w:rsidRPr="005D18B4">
        <w:rPr>
          <w:rFonts w:ascii="Times New Roman" w:hAnsi="Times New Roman" w:cs="Times New Roman"/>
        </w:rPr>
        <w:t xml:space="preserve">, </w:t>
      </w:r>
      <w:r w:rsidRPr="00D63D03">
        <w:rPr>
          <w:rFonts w:ascii="Times New Roman" w:hAnsi="Times New Roman" w:cs="Times New Roman"/>
          <w:i/>
          <w:iCs/>
        </w:rPr>
        <w:t>25(2),</w:t>
      </w:r>
      <w:r w:rsidR="003807C4" w:rsidRPr="00D63D03">
        <w:rPr>
          <w:rFonts w:ascii="Times New Roman" w:hAnsi="Times New Roman" w:cs="Times New Roman"/>
          <w:i/>
          <w:iCs/>
        </w:rPr>
        <w:t xml:space="preserve"> </w:t>
      </w:r>
      <w:r w:rsidRPr="00D63D03">
        <w:rPr>
          <w:rFonts w:ascii="Times New Roman" w:hAnsi="Times New Roman" w:cs="Times New Roman"/>
          <w:i/>
          <w:iCs/>
        </w:rPr>
        <w:t>1-7.</w:t>
      </w:r>
    </w:p>
    <w:p w14:paraId="585DF4B3"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1A3D5788" w14:textId="13DA964F" w:rsidR="005B1ACE" w:rsidRPr="0057607D" w:rsidRDefault="003B3263" w:rsidP="005D18B4">
      <w:pPr>
        <w:autoSpaceDE w:val="0"/>
        <w:autoSpaceDN w:val="0"/>
        <w:spacing w:after="0" w:line="240" w:lineRule="auto"/>
        <w:ind w:left="720" w:hanging="720"/>
        <w:rPr>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 xml:space="preserve">(2013) </w:t>
      </w:r>
      <w:r w:rsidR="005B1ACE" w:rsidRPr="0057607D">
        <w:rPr>
          <w:rFonts w:ascii="Times New Roman" w:eastAsia="MS Mincho" w:hAnsi="Times New Roman" w:cs="Times New Roman"/>
        </w:rPr>
        <w:t>Human Robot Collaboration Manipulation Planning Using Early Prediction of Human Motion</w:t>
      </w:r>
      <w:r w:rsidR="0057607D" w:rsidRPr="0057607D">
        <w:rPr>
          <w:rFonts w:ascii="Times New Roman" w:eastAsia="MS Mincho" w:hAnsi="Times New Roman" w:cs="Times New Roman"/>
        </w:rPr>
        <w:t xml:space="preserve">. </w:t>
      </w:r>
      <w:hyperlink r:id="rId29" w:history="1">
        <w:r w:rsidR="0057607D" w:rsidRPr="0057607D">
          <w:rPr>
            <w:rStyle w:val="Hyperlink"/>
            <w:rFonts w:ascii="Times New Roman" w:hAnsi="Times New Roman" w:cs="Times New Roman"/>
            <w:i/>
            <w:iCs/>
            <w:color w:val="auto"/>
            <w:u w:val="none"/>
            <w:shd w:val="clear" w:color="auto" w:fill="FFFFFF"/>
          </w:rPr>
          <w:t>International Conference on Intelligent Robots and Systems</w:t>
        </w:r>
      </w:hyperlink>
      <w:r w:rsidR="0057607D">
        <w:rPr>
          <w:rFonts w:ascii="Times New Roman" w:hAnsi="Times New Roman" w:cs="Times New Roman"/>
        </w:rPr>
        <w:t>, Tokyo, Japan, Nov 3-7.</w:t>
      </w:r>
    </w:p>
    <w:p w14:paraId="5D5B8A7A"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771A32B1" w14:textId="3182D1B0" w:rsidR="006325F2" w:rsidRPr="00D63D03" w:rsidRDefault="006325F2" w:rsidP="005D18B4">
      <w:pPr>
        <w:autoSpaceDE w:val="0"/>
        <w:autoSpaceDN w:val="0"/>
        <w:spacing w:after="0" w:line="240" w:lineRule="auto"/>
        <w:ind w:left="720" w:hanging="720"/>
        <w:rPr>
          <w:rFonts w:ascii="Times New Roman" w:hAnsi="Times New Roman" w:cs="Times New Roman"/>
          <w:i/>
          <w:iCs/>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r w:rsidR="00626E67">
        <w:rPr>
          <w:rFonts w:ascii="Times New Roman" w:hAnsi="Times New Roman" w:cs="Times New Roman"/>
        </w:rPr>
        <w:t xml:space="preserve">and </w:t>
      </w:r>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5D18B4">
        <w:rPr>
          <w:rFonts w:ascii="Times New Roman" w:hAnsi="Times New Roman" w:cs="Times New Roman"/>
        </w:rPr>
        <w:t>Discrete Coons Patches</w:t>
      </w:r>
      <w:r w:rsidR="003807C4">
        <w:rPr>
          <w:rFonts w:ascii="Times New Roman" w:hAnsi="Times New Roman" w:cs="Times New Roman"/>
        </w:rPr>
        <w:t>.</w:t>
      </w:r>
      <w:r w:rsidRPr="005D18B4">
        <w:rPr>
          <w:rFonts w:ascii="Times New Roman" w:hAnsi="Times New Roman" w:cs="Times New Roman"/>
        </w:rPr>
        <w:t xml:space="preserve"> </w:t>
      </w:r>
      <w:proofErr w:type="spellStart"/>
      <w:r w:rsidRPr="005D18B4">
        <w:rPr>
          <w:rFonts w:ascii="Times New Roman" w:hAnsi="Times New Roman" w:cs="Times New Roman"/>
          <w:i/>
          <w:iCs/>
        </w:rPr>
        <w:t>Comput</w:t>
      </w:r>
      <w:proofErr w:type="spellEnd"/>
      <w:r w:rsidRPr="005D18B4">
        <w:rPr>
          <w:rFonts w:ascii="Times New Roman" w:hAnsi="Times New Roman" w:cs="Times New Roman"/>
          <w:i/>
          <w:iCs/>
        </w:rPr>
        <w:t xml:space="preserve">. Aided. </w:t>
      </w:r>
      <w:proofErr w:type="spellStart"/>
      <w:r w:rsidRPr="005D18B4">
        <w:rPr>
          <w:rFonts w:ascii="Times New Roman" w:hAnsi="Times New Roman" w:cs="Times New Roman"/>
          <w:i/>
          <w:iCs/>
        </w:rPr>
        <w:t>Gerom</w:t>
      </w:r>
      <w:proofErr w:type="spellEnd"/>
      <w:r w:rsidRPr="005D18B4">
        <w:rPr>
          <w:rFonts w:ascii="Times New Roman" w:hAnsi="Times New Roman" w:cs="Times New Roman"/>
          <w:i/>
          <w:iCs/>
        </w:rPr>
        <w:t>. Design,</w:t>
      </w:r>
      <w:r w:rsidRPr="005D18B4">
        <w:rPr>
          <w:rFonts w:ascii="Times New Roman" w:hAnsi="Times New Roman" w:cs="Times New Roman"/>
        </w:rPr>
        <w:t xml:space="preserve"> </w:t>
      </w:r>
      <w:r w:rsidRPr="00D63D03">
        <w:rPr>
          <w:rFonts w:ascii="Times New Roman" w:hAnsi="Times New Roman" w:cs="Times New Roman"/>
          <w:i/>
          <w:iCs/>
        </w:rPr>
        <w:t>16, 691-700.</w:t>
      </w:r>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Gabe Streitmatter" w:date="2020-04-08T09:04:00Z" w:initials="GS">
    <w:p w14:paraId="2D5D7DD2" w14:textId="3A8C5A20" w:rsidR="00456D0E" w:rsidRDefault="00456D0E">
      <w:pPr>
        <w:pStyle w:val="CommentText"/>
      </w:pPr>
      <w:r>
        <w:rPr>
          <w:rStyle w:val="CommentReference"/>
        </w:rPr>
        <w:annotationRef/>
      </w:r>
      <w:r>
        <w:rPr>
          <w:rStyle w:val="CommentReference"/>
        </w:rPr>
        <w:t xml:space="preserve">Had to trim much of this to meet the word requirement without removing other more important material </w:t>
      </w:r>
    </w:p>
  </w:comment>
  <w:comment w:id="38" w:author="WIENS,GLORIA J" w:date="2020-04-05T19:42:00Z" w:initials="WJ">
    <w:p w14:paraId="543A52D9" w14:textId="056E2E81" w:rsidR="0000731F" w:rsidRPr="00E67F4B" w:rsidRDefault="0000731F">
      <w:pPr>
        <w:pStyle w:val="CommentText"/>
        <w:rPr>
          <w:color w:val="7030A0"/>
        </w:rPr>
      </w:pPr>
      <w:r w:rsidRPr="00E67F4B">
        <w:rPr>
          <w:rStyle w:val="CommentReference"/>
          <w:color w:val="7030A0"/>
        </w:rPr>
        <w:annotationRef/>
      </w:r>
      <w:r w:rsidRPr="00E67F4B">
        <w:rPr>
          <w:color w:val="7030A0"/>
        </w:rPr>
        <w:t xml:space="preserve">Don’t recall if you defined how points interior to the surface of the swept volume are identified by the algorithm.  I.e., how does the algorithm </w:t>
      </w:r>
      <w:r w:rsidRPr="00E67F4B">
        <w:rPr>
          <w:b/>
          <w:bCs/>
          <w:color w:val="7030A0"/>
          <w:u w:val="single"/>
        </w:rPr>
        <w:t>not miss</w:t>
      </w:r>
      <w:r w:rsidRPr="00E67F4B">
        <w:rPr>
          <w:color w:val="7030A0"/>
        </w:rPr>
        <w:t xml:space="preserve"> a collision if a swept volume surface has intersection with an interior grid point, therefore missing the other swept volume’s surface grid point that otherwise would have automatically identified the two bodies obviously having collided.  Basically, how to know if a grid point is interior to the volume or exterior since you are working with an array of grid points…..You need to make sure it is stated herein and also in your thesis.  Again, another question that most likely be asked if you do not have this clearly defined.  </w:t>
      </w:r>
    </w:p>
    <w:p w14:paraId="7EDE3C3D" w14:textId="376443CE" w:rsidR="0000731F" w:rsidRDefault="0000731F">
      <w:pPr>
        <w:pStyle w:val="CommentText"/>
      </w:pPr>
      <w:r w:rsidRPr="00E67F4B">
        <w:rPr>
          <w:color w:val="7030A0"/>
        </w:rPr>
        <w:t>….I will look to see if you actually quantified this situation within the paper as I read further.</w:t>
      </w:r>
    </w:p>
  </w:comment>
  <w:comment w:id="52" w:author="WIENS,GLORIA J" w:date="2020-04-05T23:15:00Z" w:initials="WJ">
    <w:p w14:paraId="1470374E" w14:textId="11FE0DF3" w:rsidR="0000731F" w:rsidRPr="00007283" w:rsidRDefault="0000731F">
      <w:pPr>
        <w:pStyle w:val="CommentText"/>
        <w:rPr>
          <w:color w:val="7030A0"/>
        </w:rPr>
      </w:pPr>
      <w:r>
        <w:rPr>
          <w:rStyle w:val="CommentReference"/>
        </w:rPr>
        <w:annotationRef/>
      </w:r>
      <w:r>
        <w:rPr>
          <w:color w:val="7030A0"/>
        </w:rPr>
        <w:t>Q:  you original figure actually showing joint center locations, I am reading first paragraph of section “definition of the boundary curves’ where you speak of torso being a 3-dof joint, shoulders 2-dof joints, neck 3-dof joint, elbow 1-dof joint; thus the joint centers are for 2 or 3 concentric frame origins of intersecting joint axes (like in the typical wrist of robot)</w:t>
      </w:r>
    </w:p>
  </w:comment>
  <w:comment w:id="55" w:author="WIENS,GLORIA J" w:date="2020-03-27T19:45:00Z" w:initials="WJ">
    <w:p w14:paraId="2DD2AA91" w14:textId="39BE5110" w:rsidR="0000731F" w:rsidRDefault="0000731F">
      <w:pPr>
        <w:pStyle w:val="CommentText"/>
      </w:pPr>
      <w:r>
        <w:rPr>
          <w:rStyle w:val="CommentReference"/>
        </w:rPr>
        <w:annotationRef/>
      </w:r>
      <w:r>
        <w:t>I am struggling in this section with your description’s clarity (put yourself in the role of the reader for the 1</w:t>
      </w:r>
      <w:r w:rsidRPr="009342AE">
        <w:rPr>
          <w:vertAlign w:val="superscript"/>
        </w:rPr>
        <w:t>st</w:t>
      </w:r>
      <w:r>
        <w:t xml:space="preserve"> time without a priori knowledge of your work nor ability to ask you to explain, would you be able to visualize?)</w:t>
      </w:r>
    </w:p>
    <w:p w14:paraId="52915384" w14:textId="77777777" w:rsidR="0000731F" w:rsidRDefault="0000731F">
      <w:pPr>
        <w:pStyle w:val="CommentText"/>
      </w:pPr>
    </w:p>
    <w:p w14:paraId="6836AC59" w14:textId="7546BDF5" w:rsidR="0000731F" w:rsidRDefault="0000731F">
      <w:pPr>
        <w:pStyle w:val="CommentText"/>
      </w:pPr>
      <w:r>
        <w:t>I.e., I am not sure I am visualizing what you are saying in words.  Hence, a figure at this point in the paper, graphically showing needs to be included to improve the narrative.  Without it I am having to infer without 100% certainty a visual confirmation as a correct inference.</w:t>
      </w:r>
    </w:p>
    <w:p w14:paraId="5E8278E8" w14:textId="77777777" w:rsidR="0000731F" w:rsidRDefault="0000731F">
      <w:pPr>
        <w:pStyle w:val="CommentText"/>
      </w:pPr>
    </w:p>
    <w:p w14:paraId="2D00ED56" w14:textId="16AE8ECB" w:rsidR="0000731F" w:rsidRDefault="0000731F">
      <w:pPr>
        <w:pStyle w:val="CommentText"/>
      </w:pPr>
      <w:r>
        <w:t>This could potentially be achieved by annotating Figs 1 and 2, identifying what you mean as the direction normal to the initial orientation of the human.</w:t>
      </w:r>
    </w:p>
  </w:comment>
  <w:comment w:id="56" w:author="WIENS,GLORIA J" w:date="2020-03-27T19:53:00Z" w:initials="WJ">
    <w:p w14:paraId="3AC9B518" w14:textId="77777777" w:rsidR="0000731F" w:rsidRDefault="0000731F">
      <w:pPr>
        <w:pStyle w:val="CommentText"/>
      </w:pPr>
      <w:r>
        <w:rPr>
          <w:rStyle w:val="CommentReference"/>
        </w:rPr>
        <w:annotationRef/>
      </w:r>
      <w:r>
        <w:t>Again, per the previous comment, I am inferring what I think you are trying to describe by having to read ahead but again with not 100% confidence provided to the reader.</w:t>
      </w:r>
    </w:p>
    <w:p w14:paraId="00C83273" w14:textId="77777777" w:rsidR="0000731F" w:rsidRDefault="0000731F">
      <w:pPr>
        <w:pStyle w:val="CommentText"/>
      </w:pPr>
    </w:p>
    <w:p w14:paraId="470D5150" w14:textId="254B6AFC" w:rsidR="0000731F" w:rsidRDefault="0000731F">
      <w:pPr>
        <w:pStyle w:val="CommentText"/>
      </w:pPr>
      <w:r>
        <w:t>These profiles are moving in 3D, right?  I.e., due to the different orientations of the joint axes as the human moves its body parts in space……</w:t>
      </w:r>
    </w:p>
  </w:comment>
  <w:comment w:id="60" w:author="WIENS,GLORIA J" w:date="2020-04-05T22:47:00Z" w:initials="WJ">
    <w:p w14:paraId="05E337E8" w14:textId="58D000FE" w:rsidR="0000731F" w:rsidRPr="00E90A6A" w:rsidRDefault="0000731F">
      <w:pPr>
        <w:pStyle w:val="CommentText"/>
        <w:rPr>
          <w:b/>
          <w:bCs/>
        </w:rPr>
      </w:pPr>
      <w:r>
        <w:rPr>
          <w:rStyle w:val="CommentReference"/>
        </w:rPr>
        <w:annotationRef/>
      </w:r>
      <w:r w:rsidRPr="00E90A6A">
        <w:rPr>
          <w:b/>
          <w:bCs/>
          <w:color w:val="7030A0"/>
        </w:rPr>
        <w:t xml:space="preserve">I am not seeing this thickness effect in the swept volumes, Figures 3-1.  </w:t>
      </w:r>
      <w:r>
        <w:rPr>
          <w:b/>
          <w:bCs/>
          <w:color w:val="7030A0"/>
        </w:rPr>
        <w:t>It appears that you are sweeping only the projection of the boundary points of Fig. 2 as defined in Figure 1</w:t>
      </w:r>
      <w:r w:rsidRPr="00E90A6A">
        <w:rPr>
          <w:b/>
          <w:bCs/>
          <w:color w:val="7030A0"/>
        </w:rPr>
        <w:t xml:space="preserve"> </w:t>
      </w:r>
      <w:r>
        <w:rPr>
          <w:b/>
          <w:bCs/>
          <w:color w:val="7030A0"/>
        </w:rPr>
        <w:t>….what am I not seeing, or am I not understanding your description in this section?</w:t>
      </w:r>
    </w:p>
  </w:comment>
  <w:comment w:id="61" w:author="WIENS,GLORIA J" w:date="2020-03-27T20:29:00Z" w:initials="WJ">
    <w:p w14:paraId="658B7F20" w14:textId="77777777" w:rsidR="0000731F" w:rsidRDefault="0000731F">
      <w:pPr>
        <w:pStyle w:val="CommentText"/>
      </w:pPr>
      <w:r>
        <w:rPr>
          <w:rStyle w:val="CommentReference"/>
        </w:rPr>
        <w:annotationRef/>
      </w:r>
      <w:r>
        <w:t>Gabe,</w:t>
      </w:r>
    </w:p>
    <w:p w14:paraId="090D68FC" w14:textId="020136FF" w:rsidR="0000731F" w:rsidRDefault="0000731F">
      <w:pPr>
        <w:pStyle w:val="CommentText"/>
      </w:pPr>
      <w:r>
        <w:t xml:space="preserve">In my edits, I have been choosing words ‘predicted’, from the basis that we are assuming data as the output of a ‘prediction’ algorithm (CWRU’s, where in part will be the predicted nominal motion their algorithm learned; and/or anticipated future prediction algorithms will give more than 3 seconds of online prediction).  </w:t>
      </w:r>
    </w:p>
    <w:p w14:paraId="6F74FC54" w14:textId="77777777" w:rsidR="0000731F" w:rsidRDefault="0000731F">
      <w:pPr>
        <w:pStyle w:val="CommentText"/>
      </w:pPr>
      <w:r>
        <w:t>…..This is where I mentioned in our telecon with JZ I would be pushing you and Jared to consider their algorithm would eventually be able to predict further into the future.  We can at least use the ‘learned’ as a predicted nominal once they introduce time info (probably can infer from sampling rate, e.g., 30fps).</w:t>
      </w:r>
    </w:p>
    <w:p w14:paraId="2164C3A2" w14:textId="77777777" w:rsidR="0000731F" w:rsidRDefault="0000731F">
      <w:pPr>
        <w:pStyle w:val="CommentText"/>
      </w:pPr>
    </w:p>
    <w:p w14:paraId="701D6EAA" w14:textId="486ABCC1" w:rsidR="0000731F" w:rsidRDefault="0000731F">
      <w:pPr>
        <w:pStyle w:val="CommentText"/>
      </w:pPr>
      <w:r>
        <w:t>Both you and Jared, need to research how the camera and other sensors work so that you can incorporate into your algorithms.</w:t>
      </w:r>
    </w:p>
  </w:comment>
  <w:comment w:id="62" w:author="WIENS,GLORIA J" w:date="2020-03-27T20:40:00Z" w:initials="WJ">
    <w:p w14:paraId="3EAEA700" w14:textId="4D496E23" w:rsidR="0000731F" w:rsidRDefault="0000731F">
      <w:pPr>
        <w:pStyle w:val="CommentText"/>
      </w:pPr>
      <w:r>
        <w:rPr>
          <w:rStyle w:val="CommentReference"/>
        </w:rPr>
        <w:annotationRef/>
      </w:r>
      <w:r w:rsidRPr="00A3408F">
        <w:rPr>
          <w:u w:val="single"/>
        </w:rPr>
        <w:t>Side note</w:t>
      </w:r>
      <w:r>
        <w:t>:</w:t>
      </w:r>
    </w:p>
    <w:p w14:paraId="218EA2A3" w14:textId="05CEEB80" w:rsidR="0000731F" w:rsidRDefault="0000731F">
      <w:pPr>
        <w:pStyle w:val="CommentText"/>
      </w:pPr>
      <w:r>
        <w:t>FYI, quaternions generally are used to describe orientation (e.g., commonly used in industrial robots to describe its wrist/end-effector orientation).  Something to think about if the CWRU sensors give data in quaternions; may want to incorporate into our future research.</w:t>
      </w:r>
    </w:p>
    <w:p w14:paraId="65EABBF5" w14:textId="77777777" w:rsidR="0000731F" w:rsidRDefault="0000731F">
      <w:pPr>
        <w:pStyle w:val="CommentText"/>
      </w:pPr>
    </w:p>
    <w:p w14:paraId="5F12CC0C" w14:textId="39CB01E2" w:rsidR="0000731F" w:rsidRDefault="0000731F">
      <w:pPr>
        <w:pStyle w:val="CommentText"/>
      </w:pPr>
      <w:r>
        <w:t xml:space="preserve">It is also typically a DSC robot’s qualifier question. </w:t>
      </w:r>
    </w:p>
  </w:comment>
  <w:comment w:id="68" w:author="WIENS,GLORIA J" w:date="2020-04-05T20:16:00Z" w:initials="WJ">
    <w:p w14:paraId="56E7E66A" w14:textId="766548E7" w:rsidR="0000731F" w:rsidRDefault="0000731F">
      <w:pPr>
        <w:pStyle w:val="CommentText"/>
      </w:pPr>
      <w:r>
        <w:rPr>
          <w:rStyle w:val="CommentReference"/>
        </w:rPr>
        <w:annotationRef/>
      </w:r>
      <w:r w:rsidRPr="00021C02">
        <w:rPr>
          <w:color w:val="7030A0"/>
        </w:rPr>
        <w:t>Noting, this is a key step your algorithm is taking to address my earlier comment about the interior grid point</w:t>
      </w:r>
      <w:r>
        <w:rPr>
          <w:color w:val="7030A0"/>
        </w:rPr>
        <w:t>…</w:t>
      </w:r>
      <w:r w:rsidRPr="00021C02">
        <w:rPr>
          <w:color w:val="7030A0"/>
        </w:rPr>
        <w:t xml:space="preserve"> spatiotemporal intersection with other robot’s swept volume.  Still need more…...</w:t>
      </w:r>
    </w:p>
  </w:comment>
  <w:comment w:id="70" w:author="WIENS,GLORIA J" w:date="2020-03-27T20:56:00Z" w:initials="WJ">
    <w:p w14:paraId="6E80F26D" w14:textId="074E6B16" w:rsidR="0000731F" w:rsidRDefault="0000731F">
      <w:pPr>
        <w:pStyle w:val="CommentText"/>
      </w:pPr>
      <w:r>
        <w:rPr>
          <w:rStyle w:val="CommentReference"/>
        </w:rPr>
        <w:annotationRef/>
      </w:r>
      <w:r w:rsidRPr="00D11F3C">
        <w:rPr>
          <w:b/>
          <w:bCs/>
          <w:u w:val="single"/>
        </w:rPr>
        <w:t>In your thesis</w:t>
      </w:r>
      <w:r>
        <w:t>, add a detailed graphical figure clearly showing (and labeling) every frame and axes of rotation used for your model and basis of your kinematic equations.  Also included more steps in your mathematical definitions.</w:t>
      </w:r>
    </w:p>
    <w:p w14:paraId="5714325A" w14:textId="1BEFA513" w:rsidR="0000731F" w:rsidRDefault="0000731F">
      <w:pPr>
        <w:pStyle w:val="CommentText"/>
      </w:pPr>
      <w:r>
        <w:t xml:space="preserve">….. </w:t>
      </w:r>
      <w:r w:rsidRPr="004A4A4B">
        <w:rPr>
          <w:i/>
          <w:iCs/>
          <w:u w:val="single"/>
        </w:rPr>
        <w:t>For the paper</w:t>
      </w:r>
      <w:r w:rsidRPr="004A4A4B">
        <w:rPr>
          <w:i/>
          <w:iCs/>
        </w:rPr>
        <w:t>, the description here in the text will be sufficient since you have a page limit</w:t>
      </w:r>
      <w:r>
        <w:t>.</w:t>
      </w:r>
    </w:p>
    <w:p w14:paraId="4FB8F6EB" w14:textId="77777777" w:rsidR="0000731F" w:rsidRDefault="0000731F">
      <w:pPr>
        <w:pStyle w:val="CommentText"/>
      </w:pPr>
    </w:p>
    <w:p w14:paraId="70996CB9" w14:textId="57FD2535" w:rsidR="0000731F" w:rsidRDefault="0000731F">
      <w:pPr>
        <w:pStyle w:val="CommentText"/>
      </w:pPr>
      <w:r w:rsidRPr="00975617">
        <w:rPr>
          <w:u w:val="single"/>
        </w:rPr>
        <w:t>NOTE</w:t>
      </w:r>
      <w:r>
        <w:t>: (speaking as your Advisor)</w:t>
      </w:r>
    </w:p>
    <w:p w14:paraId="2BEA0AE9" w14:textId="77777777" w:rsidR="0000731F" w:rsidRDefault="0000731F">
      <w:pPr>
        <w:pStyle w:val="CommentText"/>
      </w:pPr>
      <w:r>
        <w:t xml:space="preserve">I need this descriptive figure ASAP so that I may verify that I am in full agreement with your modeling and equations.  I.e., checking that you have everything defined correctly. Better to have this to me sooner than later, as you don’t want me to find an error and then you having to correct code and rerun all your simulations and analyses, and only have a few days to redo everything.  Nor, do you want to be in a situation where you have to do a retraction in your published work! </w:t>
      </w:r>
    </w:p>
    <w:p w14:paraId="4A8D8D8D" w14:textId="77777777" w:rsidR="0000731F" w:rsidRDefault="0000731F">
      <w:pPr>
        <w:pStyle w:val="CommentText"/>
      </w:pPr>
    </w:p>
    <w:p w14:paraId="7AE6634B" w14:textId="4C41735C" w:rsidR="0000731F" w:rsidRDefault="0000731F">
      <w:pPr>
        <w:pStyle w:val="CommentText"/>
      </w:pPr>
      <w:r>
        <w:t>(</w:t>
      </w:r>
      <w:r>
        <w:rPr>
          <w:i/>
          <w:iCs/>
        </w:rPr>
        <w:t>T</w:t>
      </w:r>
      <w:r w:rsidRPr="001440B8">
        <w:rPr>
          <w:i/>
          <w:iCs/>
        </w:rPr>
        <w:t>his is part of the advisor grading the advisee before the defense/publications and awarding the degree!!! …I have been trusting at this point you have these details correct, but it my duty is to have you further verify</w:t>
      </w:r>
      <w:r>
        <w:rPr>
          <w:i/>
          <w:iCs/>
        </w:rPr>
        <w:t xml:space="preserve"> it to me so that we don’t inadvertently miss anything</w:t>
      </w:r>
      <w:r w:rsidRPr="001440B8">
        <w:rPr>
          <w:i/>
          <w:iCs/>
        </w:rPr>
        <w:t>.)</w:t>
      </w:r>
    </w:p>
    <w:p w14:paraId="77592DC4" w14:textId="77777777" w:rsidR="0000731F" w:rsidRDefault="0000731F">
      <w:pPr>
        <w:pStyle w:val="CommentText"/>
      </w:pPr>
    </w:p>
    <w:p w14:paraId="0D71820C" w14:textId="3D56375A" w:rsidR="0000731F" w:rsidRDefault="0000731F">
      <w:pPr>
        <w:pStyle w:val="CommentText"/>
      </w:pPr>
      <w:r>
        <w:t>Remember in research, accurate results are of upmost importance and it is not just your name on it, it is my name too!  It impacts our reputation amongst our colleagues in the research community.</w:t>
      </w:r>
    </w:p>
  </w:comment>
  <w:comment w:id="71" w:author="WIENS,GLORIA J" w:date="2020-04-05T23:25:00Z" w:initials="WJ">
    <w:p w14:paraId="44A3817B" w14:textId="3497F17C" w:rsidR="0000731F" w:rsidRPr="002E475B" w:rsidRDefault="0000731F">
      <w:pPr>
        <w:pStyle w:val="CommentText"/>
        <w:rPr>
          <w:b/>
          <w:bCs/>
          <w:color w:val="7030A0"/>
        </w:rPr>
      </w:pPr>
      <w:r>
        <w:rPr>
          <w:rStyle w:val="CommentReference"/>
        </w:rPr>
        <w:annotationRef/>
      </w:r>
      <w:r w:rsidRPr="002E475B">
        <w:rPr>
          <w:b/>
          <w:bCs/>
          <w:color w:val="7030A0"/>
        </w:rPr>
        <w:t>To make sure you and I are on the same page and your frames are defined correctly, need you to provide me the details drawing of all your frames on human, and the sequence for D-H kinematic equation.  If there is an error here, it impacts all your results!!! We need to both check, but I need specifics so that I can check your definitions and subsequent equations!!!</w:t>
      </w:r>
    </w:p>
  </w:comment>
  <w:comment w:id="72" w:author="WIENS,GLORIA J" w:date="2020-03-27T21:34:00Z" w:initials="WJ">
    <w:p w14:paraId="70880614" w14:textId="5B52E214" w:rsidR="0000731F" w:rsidRDefault="0000731F">
      <w:pPr>
        <w:pStyle w:val="CommentText"/>
      </w:pPr>
      <w:r>
        <w:rPr>
          <w:rStyle w:val="CommentReference"/>
        </w:rPr>
        <w:annotationRef/>
      </w:r>
      <w:r>
        <w:t>Check formal definition, I think you are saying the opposite of what you mean.</w:t>
      </w:r>
    </w:p>
  </w:comment>
  <w:comment w:id="73" w:author="Gabe Streitmatter" w:date="2020-03-29T08:39:00Z" w:initials="GS">
    <w:p w14:paraId="793F36B1" w14:textId="01733E94" w:rsidR="0000731F" w:rsidRDefault="0000731F">
      <w:pPr>
        <w:pStyle w:val="CommentText"/>
      </w:pPr>
      <w:r>
        <w:rPr>
          <w:rStyle w:val="CommentReference"/>
        </w:rPr>
        <w:annotationRef/>
      </w:r>
      <w:r>
        <w:t>I was initially trying to define my own variables, but since we’ve needed to stop and double check these so much (since the notation is unique) I went ahead and switched it to exactly match the notation use in Crane’s book)</w:t>
      </w:r>
    </w:p>
  </w:comment>
  <w:comment w:id="74" w:author="WIENS,GLORIA J" w:date="2020-03-27T21:37:00Z" w:initials="WJ">
    <w:p w14:paraId="3CE5658C" w14:textId="1A4A2E36" w:rsidR="0000731F" w:rsidRDefault="0000731F">
      <w:pPr>
        <w:pStyle w:val="CommentText"/>
      </w:pPr>
      <w:r>
        <w:rPr>
          <w:rStyle w:val="CommentReference"/>
        </w:rPr>
        <w:annotationRef/>
      </w:r>
      <w:r>
        <w:t>Check expression….’to’….or….’from’?</w:t>
      </w:r>
    </w:p>
    <w:p w14:paraId="1F358868" w14:textId="7E6DCDDF" w:rsidR="0000731F" w:rsidRDefault="0000731F">
      <w:pPr>
        <w:pStyle w:val="CommentText"/>
      </w:pPr>
      <w:r>
        <w:t>It has been awhile since I taught the frames…don’t have my lecture notes to refer…I remember defining start with frames as the reference (f), then translate and rotate until frame (1) reaches it actual location.  There are 3 ways the D-H (translate and rotate) definitions apply… locating frames, bodies or defining coordinate vectors or a point in different frames of reference….so it is a matter of terminology.</w:t>
      </w:r>
    </w:p>
    <w:p w14:paraId="62096CA7" w14:textId="3A4014D1" w:rsidR="0000731F" w:rsidRDefault="0000731F">
      <w:pPr>
        <w:pStyle w:val="CommentText"/>
      </w:pPr>
      <w:r>
        <w:t>Rereading your sentence, you are speaking in terms of the coordinate of a point defined either in local coordinate frame or fixed frame coordinates.</w:t>
      </w:r>
    </w:p>
  </w:comment>
  <w:comment w:id="75" w:author="Gabe Streitmatter" w:date="2020-03-29T08:49:00Z" w:initials="GS">
    <w:p w14:paraId="5BD82B4B" w14:textId="2ECD99A5" w:rsidR="0000731F" w:rsidRDefault="0000731F">
      <w:pPr>
        <w:pStyle w:val="CommentText"/>
      </w:pPr>
      <w:r>
        <w:rPr>
          <w:rStyle w:val="CommentReference"/>
        </w:rPr>
        <w:annotationRef/>
      </w:r>
      <w:r>
        <w:t>I think this reads how I want it to. I define the point in the joints coordinate system first so that it rotates with the joint. Then, after the rotation, I translate it back to the fixed system</w:t>
      </w:r>
    </w:p>
  </w:comment>
  <w:comment w:id="76" w:author="WIENS,GLORIA J" w:date="2020-03-27T21:51:00Z" w:initials="WJ">
    <w:p w14:paraId="06F76857" w14:textId="77777777" w:rsidR="0000731F" w:rsidRDefault="0000731F">
      <w:pPr>
        <w:pStyle w:val="CommentText"/>
      </w:pPr>
      <w:r>
        <w:t>Verifying my interpretation of what you wrote:</w:t>
      </w:r>
    </w:p>
    <w:p w14:paraId="2F6A4224" w14:textId="77777777" w:rsidR="0000731F" w:rsidRDefault="0000731F">
      <w:pPr>
        <w:pStyle w:val="CommentText"/>
      </w:pPr>
      <w:r>
        <w:t>(</w:t>
      </w:r>
      <w:proofErr w:type="spellStart"/>
      <w:r>
        <w:rPr>
          <w:rStyle w:val="CommentReference"/>
        </w:rPr>
        <w:annotationRef/>
      </w:r>
      <w:r>
        <w:t>R_boundaryPt</w:t>
      </w:r>
      <w:proofErr w:type="spellEnd"/>
      <w:r>
        <w:t xml:space="preserve"> – </w:t>
      </w:r>
      <w:proofErr w:type="spellStart"/>
      <w:r>
        <w:t>R_joint</w:t>
      </w:r>
      <w:proofErr w:type="spellEnd"/>
      <w:r>
        <w:t>)_new = Distance + (Scaling factor X (</w:t>
      </w:r>
      <w:proofErr w:type="spellStart"/>
      <w:r>
        <w:t>T_prediction</w:t>
      </w:r>
      <w:proofErr w:type="spellEnd"/>
      <w:r>
        <w:t xml:space="preserve"> – </w:t>
      </w:r>
      <w:proofErr w:type="spellStart"/>
      <w:r>
        <w:t>T_execution</w:t>
      </w:r>
      <w:proofErr w:type="spellEnd"/>
      <w:r>
        <w:t>-of-algorithm)  where Distance = (</w:t>
      </w:r>
      <w:proofErr w:type="spellStart"/>
      <w:r>
        <w:rPr>
          <w:rStyle w:val="CommentReference"/>
        </w:rPr>
        <w:annotationRef/>
      </w:r>
      <w:r>
        <w:t>R_boundaryPt</w:t>
      </w:r>
      <w:proofErr w:type="spellEnd"/>
      <w:r>
        <w:t xml:space="preserve"> – </w:t>
      </w:r>
      <w:proofErr w:type="spellStart"/>
      <w:r>
        <w:t>R_joint</w:t>
      </w:r>
      <w:proofErr w:type="spellEnd"/>
      <w:r>
        <w:t>)_original ????</w:t>
      </w:r>
    </w:p>
    <w:p w14:paraId="11D3198C" w14:textId="77777777" w:rsidR="0000731F" w:rsidRDefault="0000731F">
      <w:pPr>
        <w:pStyle w:val="CommentText"/>
      </w:pPr>
    </w:p>
    <w:p w14:paraId="71F169EC" w14:textId="6F16E188" w:rsidR="0000731F" w:rsidRDefault="0000731F">
      <w:pPr>
        <w:pStyle w:val="CommentText"/>
      </w:pPr>
      <w:r>
        <w:t>How were the head &amp; neck boundary points defined?</w:t>
      </w:r>
    </w:p>
  </w:comment>
  <w:comment w:id="77" w:author="Gabe Streitmatter" w:date="2020-03-29T08:50:00Z" w:initials="GS">
    <w:p w14:paraId="06049E36" w14:textId="3EA05127" w:rsidR="0000731F" w:rsidRDefault="0000731F">
      <w:pPr>
        <w:pStyle w:val="CommentText"/>
      </w:pPr>
      <w:r>
        <w:rPr>
          <w:rStyle w:val="CommentReference"/>
        </w:rPr>
        <w:annotationRef/>
      </w:r>
      <w:r>
        <w:t>They are all defined in the coordinate system at the neck which allows for three rotations. Since the neck is the only thing that rotates on the head and neck, this is sufficient to capture the kinematic information. I’ll work on a good diagram to show you how everything is defined and send it to you</w:t>
      </w:r>
    </w:p>
  </w:comment>
  <w:comment w:id="78" w:author="WIENS,GLORIA J" w:date="2020-04-06T00:12:00Z" w:initials="WJ">
    <w:p w14:paraId="685B1796" w14:textId="7B6FEC51" w:rsidR="0000731F" w:rsidRPr="0029235A" w:rsidRDefault="0000731F">
      <w:pPr>
        <w:pStyle w:val="CommentText"/>
        <w:rPr>
          <w:b/>
          <w:bCs/>
          <w:color w:val="7030A0"/>
        </w:rPr>
      </w:pPr>
      <w:r w:rsidRPr="0029235A">
        <w:rPr>
          <w:rStyle w:val="CommentReference"/>
          <w:color w:val="7030A0"/>
        </w:rPr>
        <w:annotationRef/>
      </w:r>
      <w:r w:rsidRPr="0029235A">
        <w:rPr>
          <w:b/>
          <w:bCs/>
          <w:color w:val="7030A0"/>
        </w:rPr>
        <w:t>Looks like all my modifications to Figures 1 and 2 are no longer applicable???   Or, modify text here to match my modifications???</w:t>
      </w:r>
      <w:r>
        <w:rPr>
          <w:b/>
          <w:bCs/>
          <w:color w:val="7030A0"/>
        </w:rPr>
        <w:t xml:space="preserve">  Or leave both as modified (fig and text)?  ….. Still need to change the colors of the points in Figure 1.</w:t>
      </w:r>
    </w:p>
  </w:comment>
  <w:comment w:id="79" w:author="Gabe Streitmatter" w:date="2020-04-08T08:07:00Z" w:initials="GS">
    <w:p w14:paraId="3530E1EE" w14:textId="50DF7D4B" w:rsidR="0000731F" w:rsidRDefault="0000731F">
      <w:pPr>
        <w:pStyle w:val="CommentText"/>
      </w:pPr>
      <w:r>
        <w:rPr>
          <w:rStyle w:val="CommentReference"/>
        </w:rPr>
        <w:annotationRef/>
      </w:r>
      <w:r>
        <w:t>The joint offsets are to be used as the boundary points. I only marked the joint locations because that’s where the rotations which determine the location of the boundary points occur. The blue points are used to construct the sweep.</w:t>
      </w:r>
    </w:p>
  </w:comment>
  <w:comment w:id="98" w:author="WIENS,GLORIA J" w:date="2020-03-27T22:07:00Z" w:initials="WJ">
    <w:p w14:paraId="54ACAB92" w14:textId="47203F9B" w:rsidR="0000731F" w:rsidRDefault="0000731F">
      <w:pPr>
        <w:pStyle w:val="CommentText"/>
      </w:pPr>
      <w:r>
        <w:rPr>
          <w:rStyle w:val="CommentReference"/>
        </w:rPr>
        <w:annotationRef/>
      </w:r>
      <w:r>
        <w:t>For right side of figure compared to left side of figure, you seem to have changed color notation for ‘joint’ versus ‘boundary points’</w:t>
      </w:r>
    </w:p>
  </w:comment>
  <w:comment w:id="99" w:author="Gabe Streitmatter" w:date="2020-03-29T08:55:00Z" w:initials="GS">
    <w:p w14:paraId="5E4FD44D" w14:textId="379082B6" w:rsidR="0000731F" w:rsidRDefault="0000731F">
      <w:pPr>
        <w:pStyle w:val="CommentText"/>
      </w:pPr>
      <w:r>
        <w:rPr>
          <w:rStyle w:val="CommentReference"/>
        </w:rPr>
        <w:annotationRef/>
      </w:r>
    </w:p>
  </w:comment>
  <w:comment w:id="103" w:author="WIENS,GLORIA J" w:date="2020-04-05T20:41:00Z" w:initials="WJ">
    <w:p w14:paraId="7EC6F624" w14:textId="67E75CB4" w:rsidR="0000731F" w:rsidRPr="00191C1A" w:rsidRDefault="0000731F">
      <w:pPr>
        <w:pStyle w:val="CommentText"/>
        <w:rPr>
          <w:color w:val="7030A0"/>
        </w:rPr>
      </w:pPr>
      <w:r w:rsidRPr="00191C1A">
        <w:rPr>
          <w:rStyle w:val="CommentReference"/>
          <w:color w:val="7030A0"/>
        </w:rPr>
        <w:annotationRef/>
      </w:r>
      <w:r w:rsidRPr="00191C1A">
        <w:rPr>
          <w:color w:val="7030A0"/>
        </w:rPr>
        <w:t>Keep this version, showing both joint and boundary</w:t>
      </w:r>
      <w:r>
        <w:rPr>
          <w:color w:val="7030A0"/>
        </w:rPr>
        <w:t xml:space="preserve"> (joint offset)</w:t>
      </w:r>
      <w:r w:rsidRPr="00191C1A">
        <w:rPr>
          <w:color w:val="7030A0"/>
        </w:rPr>
        <w:t xml:space="preserve"> points but switch the colors…..make joints (blue), joint offsets (red), and boundary points (red) as this color choice aligns with your choice of colors in the other figures.   Annotate figure…labeling frontal view, joints and boundary points….I will attempt to do so now… </w:t>
      </w:r>
    </w:p>
  </w:comment>
  <w:comment w:id="104" w:author="WIENS,GLORIA J" w:date="2020-03-27T20:02:00Z" w:initials="WJ">
    <w:p w14:paraId="4BA35E34" w14:textId="3AF64364" w:rsidR="0000731F" w:rsidRDefault="0000731F">
      <w:pPr>
        <w:pStyle w:val="CommentText"/>
      </w:pPr>
      <w:r>
        <w:rPr>
          <w:rStyle w:val="CommentReference"/>
        </w:rPr>
        <w:annotationRef/>
      </w:r>
      <w:r>
        <w:t>Annotate image, provide reader clarity of what view they are looking at….</w:t>
      </w:r>
    </w:p>
    <w:p w14:paraId="14843543" w14:textId="77777777" w:rsidR="0000731F" w:rsidRDefault="0000731F">
      <w:pPr>
        <w:pStyle w:val="CommentText"/>
      </w:pPr>
    </w:p>
    <w:p w14:paraId="22ECB26B" w14:textId="77777777" w:rsidR="0000731F" w:rsidRDefault="0000731F">
      <w:pPr>
        <w:pStyle w:val="CommentText"/>
      </w:pPr>
      <w:r>
        <w:t>Left side of figure:  Frontal view (initial orientation)</w:t>
      </w:r>
    </w:p>
    <w:p w14:paraId="4C91EA88" w14:textId="0330D084" w:rsidR="0000731F" w:rsidRDefault="0000731F">
      <w:pPr>
        <w:pStyle w:val="CommentText"/>
      </w:pPr>
      <w:r>
        <w:t>Q:  Is this always the direction of the initial orientation?  How do you know from the data this is the frontal view (initial orientation)?  I.e., how is frontal view extracted from the data?  Within the paper, you need to specify assumptions made and the basis of your assumptions.</w:t>
      </w:r>
    </w:p>
    <w:p w14:paraId="54FAF783" w14:textId="77777777" w:rsidR="0000731F" w:rsidRDefault="0000731F">
      <w:pPr>
        <w:pStyle w:val="CommentText"/>
      </w:pPr>
    </w:p>
    <w:p w14:paraId="65F8EB8A" w14:textId="366C0158" w:rsidR="0000731F" w:rsidRDefault="0000731F">
      <w:pPr>
        <w:pStyle w:val="CommentText"/>
      </w:pPr>
      <w:r>
        <w:t>Right side of figure:  again, adding annotation could help.</w:t>
      </w:r>
    </w:p>
    <w:p w14:paraId="1DFD31BD" w14:textId="77777777" w:rsidR="0000731F" w:rsidRDefault="0000731F">
      <w:pPr>
        <w:pStyle w:val="CommentText"/>
      </w:pPr>
    </w:p>
    <w:p w14:paraId="18EC8303" w14:textId="0B1949C7" w:rsidR="0000731F" w:rsidRDefault="0000731F">
      <w:pPr>
        <w:pStyle w:val="CommentText"/>
      </w:pPr>
      <w:r>
        <w:t>Your poster would have also benefited by addition of similar annotation (even though you have already submitted your poster/video)….same for other similar comments for your other figures…..you may have discovered the need when you were video-taping your poster presentation.</w:t>
      </w:r>
    </w:p>
  </w:comment>
  <w:comment w:id="105" w:author="Gabe Streitmatter" w:date="2020-03-29T10:04:00Z" w:initials="GS">
    <w:p w14:paraId="72AEAD85" w14:textId="7B3EB4F5" w:rsidR="0000731F" w:rsidRDefault="0000731F">
      <w:pPr>
        <w:pStyle w:val="CommentText"/>
      </w:pPr>
      <w:r>
        <w:rPr>
          <w:rStyle w:val="CommentReference"/>
        </w:rPr>
        <w:annotationRef/>
      </w:r>
      <w:r>
        <w:t>Right. I added a note to the figure. An extension of this can be to redefine the transformation matrix according to arbitrary initial conditions.</w:t>
      </w:r>
    </w:p>
  </w:comment>
  <w:comment w:id="138" w:author="WIENS,GLORIA J" w:date="2020-03-27T20:08:00Z" w:initials="WJ">
    <w:p w14:paraId="3BDE60CB" w14:textId="77777777" w:rsidR="0000731F" w:rsidRDefault="0000731F" w:rsidP="0000731F">
      <w:pPr>
        <w:pStyle w:val="CommentText"/>
      </w:pPr>
      <w:r>
        <w:rPr>
          <w:rStyle w:val="CommentReference"/>
        </w:rPr>
        <w:annotationRef/>
      </w:r>
      <w:r>
        <w:t>Annotate figure, similar to prior comments.</w:t>
      </w:r>
    </w:p>
    <w:p w14:paraId="5D343098" w14:textId="77777777" w:rsidR="0000731F" w:rsidRDefault="0000731F" w:rsidP="0000731F">
      <w:pPr>
        <w:pStyle w:val="CommentText"/>
      </w:pPr>
      <w:r>
        <w:t>Green is an arm?  Blue is the torso and head?</w:t>
      </w:r>
    </w:p>
    <w:p w14:paraId="363910AF" w14:textId="77777777" w:rsidR="0000731F" w:rsidRDefault="0000731F" w:rsidP="0000731F">
      <w:pPr>
        <w:pStyle w:val="CommentText"/>
      </w:pPr>
    </w:p>
    <w:p w14:paraId="4641DEC5" w14:textId="77777777" w:rsidR="0000731F" w:rsidRDefault="0000731F" w:rsidP="0000731F">
      <w:pPr>
        <w:pStyle w:val="CommentText"/>
      </w:pPr>
      <w:r>
        <w:t>Left side of figure:  side profile</w:t>
      </w:r>
    </w:p>
    <w:p w14:paraId="680BF332" w14:textId="77777777" w:rsidR="0000731F" w:rsidRDefault="0000731F" w:rsidP="0000731F">
      <w:pPr>
        <w:pStyle w:val="CommentText"/>
      </w:pPr>
    </w:p>
    <w:p w14:paraId="2D7DB7E1" w14:textId="77777777" w:rsidR="0000731F" w:rsidRDefault="0000731F" w:rsidP="0000731F">
      <w:pPr>
        <w:pStyle w:val="CommentText"/>
      </w:pPr>
      <w:r>
        <w:t>Right side of figure:  need annotation to help the reader understand plane of motion.  I am assuming it in the normal direction to the initial orientation (using your words, correctly??).   While in Figure 1, you were showing a perspective view (assuming waist has only one axes of rotation?)</w:t>
      </w:r>
    </w:p>
  </w:comment>
  <w:comment w:id="139" w:author="Gabe Streitmatter" w:date="2020-03-29T12:37:00Z" w:initials="GS">
    <w:p w14:paraId="4B041019" w14:textId="77777777" w:rsidR="0000731F" w:rsidRDefault="0000731F" w:rsidP="0000731F">
      <w:pPr>
        <w:pStyle w:val="CommentText"/>
      </w:pPr>
      <w:r>
        <w:rPr>
          <w:rStyle w:val="CommentReference"/>
        </w:rPr>
        <w:annotationRef/>
      </w:r>
      <w:r>
        <w:t>I added a comment about how the colors of each outline correspond to a different time step</w:t>
      </w:r>
    </w:p>
  </w:comment>
  <w:comment w:id="150" w:author="WIENS,GLORIA J" w:date="2020-03-27T20:08:00Z" w:initials="WJ">
    <w:p w14:paraId="27050957" w14:textId="16599268" w:rsidR="0000731F" w:rsidRDefault="0000731F">
      <w:pPr>
        <w:pStyle w:val="CommentText"/>
      </w:pPr>
      <w:r>
        <w:rPr>
          <w:rStyle w:val="CommentReference"/>
        </w:rPr>
        <w:annotationRef/>
      </w:r>
      <w:r>
        <w:t>Annotate figure, similar to prior comments.</w:t>
      </w:r>
    </w:p>
    <w:p w14:paraId="05526D7C" w14:textId="1E9624E4" w:rsidR="0000731F" w:rsidRDefault="0000731F">
      <w:pPr>
        <w:pStyle w:val="CommentText"/>
      </w:pPr>
      <w:r>
        <w:t>Green is an arm?  Blue is the torso and head?</w:t>
      </w:r>
    </w:p>
    <w:p w14:paraId="5738EF7D" w14:textId="77777777" w:rsidR="0000731F" w:rsidRDefault="0000731F">
      <w:pPr>
        <w:pStyle w:val="CommentText"/>
      </w:pPr>
    </w:p>
    <w:p w14:paraId="3B7CEA28" w14:textId="77777777" w:rsidR="0000731F" w:rsidRDefault="0000731F">
      <w:pPr>
        <w:pStyle w:val="CommentText"/>
      </w:pPr>
      <w:r>
        <w:t>Left side of figure:  side profile</w:t>
      </w:r>
    </w:p>
    <w:p w14:paraId="3DE26253" w14:textId="77777777" w:rsidR="0000731F" w:rsidRDefault="0000731F">
      <w:pPr>
        <w:pStyle w:val="CommentText"/>
      </w:pPr>
    </w:p>
    <w:p w14:paraId="503FD3AC" w14:textId="1EE89488" w:rsidR="0000731F" w:rsidRDefault="0000731F">
      <w:pPr>
        <w:pStyle w:val="CommentText"/>
      </w:pPr>
      <w:r>
        <w:t>Right side of figure:  need annotation to help the reader understand plane of motion.  I am assuming it in the normal direction to the initial orientation (using your words, correctly??).   While in Figure 1, you were showing a perspective view (assuming waist has only one axes of rotation?)</w:t>
      </w:r>
    </w:p>
  </w:comment>
  <w:comment w:id="153" w:author="WIENS,GLORIA J" w:date="2020-03-27T22:16:00Z" w:initials="WJ">
    <w:p w14:paraId="76BECEF6" w14:textId="77777777" w:rsidR="0000731F" w:rsidRDefault="0000731F">
      <w:pPr>
        <w:pStyle w:val="CommentText"/>
      </w:pPr>
      <w:r>
        <w:rPr>
          <w:rStyle w:val="CommentReference"/>
        </w:rPr>
        <w:annotationRef/>
      </w:r>
      <w:r>
        <w:t>The green dashed lines appear to not be precisely located in the figure, adding confusion.  You may have to choose a different line type to get the gaps between dashes not missing connection with the respective joint locations.</w:t>
      </w:r>
    </w:p>
    <w:p w14:paraId="5A5F74CD" w14:textId="77777777" w:rsidR="0000731F" w:rsidRDefault="0000731F">
      <w:pPr>
        <w:pStyle w:val="CommentText"/>
      </w:pPr>
    </w:p>
    <w:p w14:paraId="74641E75" w14:textId="33ADDC49" w:rsidR="0000731F" w:rsidRDefault="0000731F">
      <w:pPr>
        <w:pStyle w:val="CommentText"/>
      </w:pPr>
      <w:r>
        <w:t>I moved them to line up better, but need to double check and maybe lock them to the points (MSWord command to ‘group’).</w:t>
      </w:r>
    </w:p>
  </w:comment>
  <w:comment w:id="154" w:author="WIENS,GLORIA J" w:date="2020-03-27T22:24:00Z" w:initials="WJ">
    <w:p w14:paraId="401983E0" w14:textId="77777777" w:rsidR="0000731F" w:rsidRDefault="0000731F">
      <w:pPr>
        <w:pStyle w:val="CommentText"/>
      </w:pPr>
      <w:r>
        <w:rPr>
          <w:rStyle w:val="CommentReference"/>
        </w:rPr>
        <w:annotationRef/>
      </w:r>
      <w:r>
        <w:t>Annotate the points used to define the curves 1-4.  Like you did in figure 2 of your ISFA paper.</w:t>
      </w:r>
    </w:p>
    <w:p w14:paraId="7B14C332" w14:textId="1916C964" w:rsidR="0000731F" w:rsidRDefault="0000731F">
      <w:pPr>
        <w:pStyle w:val="CommentText"/>
      </w:pPr>
      <w:r>
        <w:t>Label pose – first instant in time</w:t>
      </w:r>
    </w:p>
    <w:p w14:paraId="34E864C3" w14:textId="77777777" w:rsidR="0000731F" w:rsidRDefault="0000731F">
      <w:pPr>
        <w:pStyle w:val="CommentText"/>
      </w:pPr>
      <w:r>
        <w:t>Label pose – second (next) instant in time</w:t>
      </w:r>
    </w:p>
    <w:p w14:paraId="6E270CBF" w14:textId="77777777" w:rsidR="0000731F" w:rsidRDefault="0000731F">
      <w:pPr>
        <w:pStyle w:val="CommentText"/>
      </w:pPr>
    </w:p>
    <w:p w14:paraId="2DD439E2" w14:textId="77777777" w:rsidR="0000731F" w:rsidRDefault="0000731F">
      <w:pPr>
        <w:pStyle w:val="CommentText"/>
      </w:pPr>
      <w:r>
        <w:t>Suggest you use your ‘p’ labeling with the ‘b’ notation equivalent in () next to the corresponding ‘p’ labeling.</w:t>
      </w:r>
    </w:p>
    <w:p w14:paraId="220CF884" w14:textId="77777777" w:rsidR="0000731F" w:rsidRDefault="0000731F">
      <w:pPr>
        <w:pStyle w:val="CommentText"/>
      </w:pPr>
      <w:r>
        <w:t>This will help the reader map the matrix in (2) to the notation of Figure 3.</w:t>
      </w:r>
    </w:p>
    <w:p w14:paraId="24B9B7DA" w14:textId="77777777" w:rsidR="0000731F" w:rsidRDefault="0000731F">
      <w:pPr>
        <w:pStyle w:val="CommentText"/>
      </w:pPr>
    </w:p>
    <w:p w14:paraId="0D22C6A0" w14:textId="7D766312" w:rsidR="0000731F" w:rsidRDefault="0000731F">
      <w:pPr>
        <w:pStyle w:val="CommentText"/>
      </w:pPr>
      <w:r>
        <w:t>The set of poses on the left side of figure and the set of poses on the right side of figure, would have been better if you could have them shown with the same perspective view.</w:t>
      </w:r>
    </w:p>
  </w:comment>
  <w:comment w:id="211" w:author="WIENS,GLORIA J" w:date="2020-04-06T02:07:00Z" w:initials="WJ">
    <w:p w14:paraId="4F8BA2C6" w14:textId="54A97808" w:rsidR="0000731F" w:rsidRPr="00281507" w:rsidRDefault="0000731F">
      <w:pPr>
        <w:pStyle w:val="CommentText"/>
        <w:rPr>
          <w:color w:val="7030A0"/>
        </w:rPr>
      </w:pPr>
      <w:r>
        <w:rPr>
          <w:rStyle w:val="CommentReference"/>
        </w:rPr>
        <w:annotationRef/>
      </w:r>
      <w:r>
        <w:rPr>
          <w:color w:val="7030A0"/>
        </w:rPr>
        <w:t>Need to give relevance of these resolution results to the size of obstacles.  Maybe a ratio of resolution versus obstacle size.  E.g., for large obstacles may not need as high a resolution. But then again there is also the ‘closeness’ factor, which also may be impacted by human level of comfort in working with robot.  Check out the Clemson Professor’s metric that she uses for measure human trust – comfort level.  Believe her name is Wang.  I referenced her papers in the NSF/NRI proposal where believe you have read her paper when you first started working on the project.</w:t>
      </w:r>
    </w:p>
  </w:comment>
  <w:comment w:id="212" w:author="Gabe Streitmatter" w:date="2020-04-08T09:00:00Z" w:initials="GS">
    <w:p w14:paraId="02E13ADB" w14:textId="77777777" w:rsidR="00456D0E" w:rsidRDefault="00456D0E">
      <w:pPr>
        <w:pStyle w:val="CommentText"/>
      </w:pPr>
      <w:r>
        <w:rPr>
          <w:rStyle w:val="CommentReference"/>
        </w:rPr>
        <w:annotationRef/>
      </w:r>
      <w:r>
        <w:t>I added a comment about the grid size in terms of percentage of the human but I really cant fit in any more. As of now I am 115 words over and need to go back and remove whatever I can.</w:t>
      </w:r>
    </w:p>
    <w:p w14:paraId="6B9BB120" w14:textId="08DF8AEC" w:rsidR="00456D0E" w:rsidRDefault="00456D0E">
      <w:pPr>
        <w:pStyle w:val="CommentText"/>
      </w:pPr>
    </w:p>
  </w:comment>
  <w:comment w:id="201" w:author="WIENS,GLORIA J" w:date="2020-03-28T00:13:00Z" w:initials="WJ">
    <w:p w14:paraId="65CA76C2" w14:textId="3F92E1FA" w:rsidR="0000731F" w:rsidRDefault="0000731F">
      <w:pPr>
        <w:pStyle w:val="CommentText"/>
      </w:pPr>
      <w:r>
        <w:rPr>
          <w:rStyle w:val="CommentReference"/>
        </w:rPr>
        <w:annotationRef/>
      </w:r>
      <w:r>
        <w:t>Annotate Figure 8 plot to further delineate these results.</w:t>
      </w:r>
    </w:p>
  </w:comment>
  <w:comment w:id="202" w:author="Gabe Streitmatter" w:date="2020-03-29T14:06:00Z" w:initials="GS">
    <w:p w14:paraId="04401153" w14:textId="262DFCBB" w:rsidR="0000731F" w:rsidRDefault="0000731F">
      <w:pPr>
        <w:pStyle w:val="CommentText"/>
      </w:pPr>
      <w:r>
        <w:rPr>
          <w:rStyle w:val="CommentReference"/>
        </w:rPr>
        <w:annotationRef/>
      </w:r>
      <w:r>
        <w:t>Figure 8 doesn’t have any data from these tests. It just shows computational time. All of the explanation for this test is contained within the text (there really wasn’t a good way to show the information graphically)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D7DD2" w15:done="0"/>
  <w15:commentEx w15:paraId="7EDE3C3D" w15:done="0"/>
  <w15:commentEx w15:paraId="1470374E" w15:done="0"/>
  <w15:commentEx w15:paraId="2D00ED56" w15:done="0"/>
  <w15:commentEx w15:paraId="470D5150" w15:done="0"/>
  <w15:commentEx w15:paraId="05E337E8" w15:done="0"/>
  <w15:commentEx w15:paraId="701D6EAA" w15:done="0"/>
  <w15:commentEx w15:paraId="5F12CC0C" w15:done="0"/>
  <w15:commentEx w15:paraId="56E7E66A" w15:done="0"/>
  <w15:commentEx w15:paraId="0D71820C" w15:done="0"/>
  <w15:commentEx w15:paraId="44A3817B" w15:done="0"/>
  <w15:commentEx w15:paraId="70880614" w15:done="0"/>
  <w15:commentEx w15:paraId="793F36B1" w15:paraIdParent="70880614" w15:done="0"/>
  <w15:commentEx w15:paraId="62096CA7" w15:done="0"/>
  <w15:commentEx w15:paraId="5BD82B4B" w15:paraIdParent="62096CA7" w15:done="0"/>
  <w15:commentEx w15:paraId="71F169EC" w15:done="0"/>
  <w15:commentEx w15:paraId="06049E36" w15:paraIdParent="71F169EC" w15:done="0"/>
  <w15:commentEx w15:paraId="685B1796" w15:done="0"/>
  <w15:commentEx w15:paraId="3530E1EE" w15:paraIdParent="685B1796" w15:done="0"/>
  <w15:commentEx w15:paraId="54ACAB92" w15:done="0"/>
  <w15:commentEx w15:paraId="5E4FD44D" w15:paraIdParent="54ACAB92" w15:done="0"/>
  <w15:commentEx w15:paraId="7EC6F624" w15:done="0"/>
  <w15:commentEx w15:paraId="18EC8303" w15:done="0"/>
  <w15:commentEx w15:paraId="72AEAD85" w15:paraIdParent="18EC8303" w15:done="0"/>
  <w15:commentEx w15:paraId="2D7DB7E1" w15:done="0"/>
  <w15:commentEx w15:paraId="4B041019" w15:paraIdParent="2D7DB7E1" w15:done="0"/>
  <w15:commentEx w15:paraId="503FD3AC" w15:done="0"/>
  <w15:commentEx w15:paraId="74641E75" w15:done="0"/>
  <w15:commentEx w15:paraId="0D22C6A0" w15:done="0"/>
  <w15:commentEx w15:paraId="4F8BA2C6" w15:done="0"/>
  <w15:commentEx w15:paraId="6B9BB120" w15:paraIdParent="4F8BA2C6" w15:done="0"/>
  <w15:commentEx w15:paraId="65CA76C2" w15:done="0"/>
  <w15:commentEx w15:paraId="04401153" w15:paraIdParent="65CA76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5D7DD2" w16cid:durableId="22381208"/>
  <w16cid:commentId w16cid:paraId="7EDE3C3D" w16cid:durableId="2234B333"/>
  <w16cid:commentId w16cid:paraId="1470374E" w16cid:durableId="2234E4F6"/>
  <w16cid:commentId w16cid:paraId="2D00ED56" w16cid:durableId="2228D647"/>
  <w16cid:commentId w16cid:paraId="470D5150" w16cid:durableId="2228D828"/>
  <w16cid:commentId w16cid:paraId="05E337E8" w16cid:durableId="2234DE92"/>
  <w16cid:commentId w16cid:paraId="701D6EAA" w16cid:durableId="2228E0A3"/>
  <w16cid:commentId w16cid:paraId="5F12CC0C" w16cid:durableId="2228E327"/>
  <w16cid:commentId w16cid:paraId="56E7E66A" w16cid:durableId="2234BB0B"/>
  <w16cid:commentId w16cid:paraId="0D71820C" w16cid:durableId="2228E6E0"/>
  <w16cid:commentId w16cid:paraId="44A3817B" w16cid:durableId="2234E776"/>
  <w16cid:commentId w16cid:paraId="70880614" w16cid:durableId="2228EFDF"/>
  <w16cid:commentId w16cid:paraId="793F36B1" w16cid:durableId="222ADD3C"/>
  <w16cid:commentId w16cid:paraId="62096CA7" w16cid:durableId="2228F08A"/>
  <w16cid:commentId w16cid:paraId="5BD82B4B" w16cid:durableId="222ADFB3"/>
  <w16cid:commentId w16cid:paraId="71F169EC" w16cid:durableId="2228F3C5"/>
  <w16cid:commentId w16cid:paraId="06049E36" w16cid:durableId="222ADFF3"/>
  <w16cid:commentId w16cid:paraId="685B1796" w16cid:durableId="2234F27C"/>
  <w16cid:commentId w16cid:paraId="3530E1EE" w16cid:durableId="223804C8"/>
  <w16cid:commentId w16cid:paraId="54ACAB92" w16cid:durableId="2228F7AD"/>
  <w16cid:commentId w16cid:paraId="5E4FD44D" w16cid:durableId="222AE109"/>
  <w16cid:commentId w16cid:paraId="7EC6F624" w16cid:durableId="2234C0E2"/>
  <w16cid:commentId w16cid:paraId="18EC8303" w16cid:durableId="2228DA73"/>
  <w16cid:commentId w16cid:paraId="72AEAD85" w16cid:durableId="222AF117"/>
  <w16cid:commentId w16cid:paraId="2D7DB7E1" w16cid:durableId="22380D84"/>
  <w16cid:commentId w16cid:paraId="4B041019" w16cid:durableId="22380D83"/>
  <w16cid:commentId w16cid:paraId="503FD3AC" w16cid:durableId="2228DBA9"/>
  <w16cid:commentId w16cid:paraId="74641E75" w16cid:durableId="2228F9A7"/>
  <w16cid:commentId w16cid:paraId="0D22C6A0" w16cid:durableId="2228FB96"/>
  <w16cid:commentId w16cid:paraId="4F8BA2C6" w16cid:durableId="22350D4C"/>
  <w16cid:commentId w16cid:paraId="6B9BB120" w16cid:durableId="22381141"/>
  <w16cid:commentId w16cid:paraId="65CA76C2" w16cid:durableId="2229152D"/>
  <w16cid:commentId w16cid:paraId="04401153" w16cid:durableId="222B2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208B" w14:textId="77777777" w:rsidR="00F6527C" w:rsidRDefault="00F6527C" w:rsidP="00BB64A4">
      <w:pPr>
        <w:spacing w:after="0" w:line="240" w:lineRule="auto"/>
      </w:pPr>
      <w:r>
        <w:separator/>
      </w:r>
    </w:p>
  </w:endnote>
  <w:endnote w:type="continuationSeparator" w:id="0">
    <w:p w14:paraId="59754D4E" w14:textId="77777777" w:rsidR="00F6527C" w:rsidRDefault="00F6527C"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2231" w14:textId="77777777" w:rsidR="0000731F" w:rsidRPr="00076E40" w:rsidRDefault="0000731F"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CC83" w14:textId="77777777" w:rsidR="0000731F" w:rsidRPr="00BB64A4" w:rsidRDefault="0000731F"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00731F" w:rsidRPr="00BB64A4" w:rsidRDefault="0000731F" w:rsidP="00BB64A4">
    <w:pPr>
      <w:spacing w:after="0" w:line="240" w:lineRule="auto"/>
      <w:ind w:firstLine="216"/>
      <w:jc w:val="both"/>
      <w:rPr>
        <w:rFonts w:ascii="Times New Roman" w:eastAsia="Calibri" w:hAnsi="Times New Roman" w:cs="Times New Roman"/>
        <w:szCs w:val="20"/>
      </w:rPr>
    </w:pPr>
  </w:p>
  <w:p w14:paraId="32EE1D32" w14:textId="77777777" w:rsidR="0000731F" w:rsidRPr="00BB64A4" w:rsidRDefault="0000731F"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00731F" w:rsidRPr="00BB64A4" w:rsidRDefault="0000731F"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00731F" w:rsidRPr="00076E40" w:rsidRDefault="0000731F"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B8F9D" w14:textId="77777777" w:rsidR="00F6527C" w:rsidRDefault="00F6527C" w:rsidP="00BB64A4">
      <w:pPr>
        <w:spacing w:after="0" w:line="240" w:lineRule="auto"/>
      </w:pPr>
      <w:r>
        <w:separator/>
      </w:r>
    </w:p>
  </w:footnote>
  <w:footnote w:type="continuationSeparator" w:id="0">
    <w:p w14:paraId="25E947AA" w14:textId="77777777" w:rsidR="00F6527C" w:rsidRDefault="00F6527C"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8F2A4" w14:textId="77353A8C" w:rsidR="0000731F" w:rsidRPr="00BB64A4" w:rsidRDefault="0000731F"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ins w:id="216" w:author="WIENS,GLORIA J" w:date="2020-04-05T13:36:00Z">
      <w:r>
        <w:rPr>
          <w:rFonts w:ascii="Times New Roman" w:eastAsia="Calibri" w:hAnsi="Times New Roman" w:cs="Times New Roman"/>
          <w:smallCaps/>
          <w:szCs w:val="20"/>
        </w:rPr>
        <w:t>Gabriel Streitmatter, Gloria Wiens</w:t>
      </w:r>
    </w:ins>
    <w:del w:id="217" w:author="WIENS,GLORIA J" w:date="2020-04-05T13:36:00Z">
      <w:r w:rsidDel="005B5E6E">
        <w:rPr>
          <w:rFonts w:ascii="Times New Roman" w:eastAsia="Calibri" w:hAnsi="Times New Roman" w:cs="Times New Roman"/>
          <w:smallCaps/>
          <w:szCs w:val="20"/>
        </w:rPr>
        <w:delText>Name of Authors on Even Pages (Times 11, all Caps)</w:delText>
      </w:r>
    </w:del>
  </w:p>
  <w:p w14:paraId="4B31602F" w14:textId="77777777" w:rsidR="0000731F" w:rsidRPr="00BB64A4" w:rsidRDefault="0000731F"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F9419" w14:textId="1C1A0D30" w:rsidR="0000731F" w:rsidRPr="00BB64A4" w:rsidRDefault="0000731F" w:rsidP="00BB64A4">
    <w:pPr>
      <w:spacing w:after="0" w:line="240" w:lineRule="auto"/>
      <w:jc w:val="center"/>
      <w:rPr>
        <w:rFonts w:ascii="Times New Roman" w:eastAsia="Calibri" w:hAnsi="Times New Roman" w:cs="Times New Roman"/>
        <w:smallCaps/>
        <w:szCs w:val="20"/>
      </w:rPr>
    </w:pPr>
    <w:r>
      <w:rPr>
        <w:rFonts w:ascii="Times New Roman" w:eastAsia="Calibri" w:hAnsi="Times New Roman" w:cs="Times New Roman"/>
        <w:smallCaps/>
        <w:szCs w:val="20"/>
      </w:rPr>
      <w:t xml:space="preserve">Predictive Collision Detection for a Serial Manipulator </w:t>
    </w: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00731F" w:rsidRPr="00BB64A4" w:rsidRDefault="0000731F"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6DE8" w14:textId="77777777" w:rsidR="0000731F" w:rsidRDefault="0000731F">
    <w:pPr>
      <w:pStyle w:val="Header"/>
    </w:pPr>
    <w:r>
      <w:rPr>
        <w:noProof/>
      </w:rPr>
      <w:drawing>
        <wp:inline distT="0" distB="0" distL="0" distR="0" wp14:anchorId="16C10614" wp14:editId="0612E88A">
          <wp:extent cx="5120640" cy="8233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ENS,GLORIA J">
    <w15:presenceInfo w15:providerId="None" w15:userId="WIENS,GLORIA J"/>
  </w15:person>
  <w15:person w15:author="Gabe Streitmatter">
    <w15:presenceInfo w15:providerId="Windows Live" w15:userId="6b1adfd97da19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revisionView w:markup="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04468"/>
    <w:rsid w:val="00007283"/>
    <w:rsid w:val="0000731F"/>
    <w:rsid w:val="00013A9F"/>
    <w:rsid w:val="000215CC"/>
    <w:rsid w:val="00021C02"/>
    <w:rsid w:val="00021ED0"/>
    <w:rsid w:val="000221FA"/>
    <w:rsid w:val="000236F7"/>
    <w:rsid w:val="0003010E"/>
    <w:rsid w:val="00031F7A"/>
    <w:rsid w:val="00037427"/>
    <w:rsid w:val="00041BD5"/>
    <w:rsid w:val="00045F47"/>
    <w:rsid w:val="000575EA"/>
    <w:rsid w:val="00061124"/>
    <w:rsid w:val="00065DE6"/>
    <w:rsid w:val="00071760"/>
    <w:rsid w:val="00076E40"/>
    <w:rsid w:val="00081359"/>
    <w:rsid w:val="00094252"/>
    <w:rsid w:val="00097AE4"/>
    <w:rsid w:val="000B44C6"/>
    <w:rsid w:val="000B5013"/>
    <w:rsid w:val="000D1EAC"/>
    <w:rsid w:val="000E1A2B"/>
    <w:rsid w:val="000F08E2"/>
    <w:rsid w:val="000F29D8"/>
    <w:rsid w:val="000F2E83"/>
    <w:rsid w:val="00100AAA"/>
    <w:rsid w:val="0010204F"/>
    <w:rsid w:val="001118D0"/>
    <w:rsid w:val="00113359"/>
    <w:rsid w:val="00124073"/>
    <w:rsid w:val="001257CE"/>
    <w:rsid w:val="0012611D"/>
    <w:rsid w:val="001440B8"/>
    <w:rsid w:val="001450A8"/>
    <w:rsid w:val="0014563A"/>
    <w:rsid w:val="00147014"/>
    <w:rsid w:val="0015292F"/>
    <w:rsid w:val="0016169A"/>
    <w:rsid w:val="0016453C"/>
    <w:rsid w:val="00171430"/>
    <w:rsid w:val="00177971"/>
    <w:rsid w:val="00191C1A"/>
    <w:rsid w:val="001937B3"/>
    <w:rsid w:val="00193FDF"/>
    <w:rsid w:val="001A285D"/>
    <w:rsid w:val="001A35E0"/>
    <w:rsid w:val="001C5871"/>
    <w:rsid w:val="001C7B8A"/>
    <w:rsid w:val="001D4BFB"/>
    <w:rsid w:val="001E7AFD"/>
    <w:rsid w:val="001F4480"/>
    <w:rsid w:val="00207216"/>
    <w:rsid w:val="00207BCD"/>
    <w:rsid w:val="00224618"/>
    <w:rsid w:val="00240572"/>
    <w:rsid w:val="002408C6"/>
    <w:rsid w:val="00245CF2"/>
    <w:rsid w:val="002463B1"/>
    <w:rsid w:val="00263C81"/>
    <w:rsid w:val="002677C4"/>
    <w:rsid w:val="002722ED"/>
    <w:rsid w:val="002765BC"/>
    <w:rsid w:val="00280A75"/>
    <w:rsid w:val="00281507"/>
    <w:rsid w:val="00285A96"/>
    <w:rsid w:val="002872FB"/>
    <w:rsid w:val="0029235A"/>
    <w:rsid w:val="00293311"/>
    <w:rsid w:val="002A091E"/>
    <w:rsid w:val="002A0BB9"/>
    <w:rsid w:val="002A1080"/>
    <w:rsid w:val="002A5811"/>
    <w:rsid w:val="002B0EDD"/>
    <w:rsid w:val="002B3CC4"/>
    <w:rsid w:val="002B5D85"/>
    <w:rsid w:val="002C27D5"/>
    <w:rsid w:val="002C27E0"/>
    <w:rsid w:val="002C3217"/>
    <w:rsid w:val="002C34E6"/>
    <w:rsid w:val="002D7B5A"/>
    <w:rsid w:val="002D7FB8"/>
    <w:rsid w:val="002E25C3"/>
    <w:rsid w:val="002E475B"/>
    <w:rsid w:val="002F08EA"/>
    <w:rsid w:val="002F4E61"/>
    <w:rsid w:val="00300EE0"/>
    <w:rsid w:val="003010D8"/>
    <w:rsid w:val="003014D8"/>
    <w:rsid w:val="00304E85"/>
    <w:rsid w:val="0031330A"/>
    <w:rsid w:val="00313DFD"/>
    <w:rsid w:val="00313E6D"/>
    <w:rsid w:val="0031463D"/>
    <w:rsid w:val="00323330"/>
    <w:rsid w:val="00336EB2"/>
    <w:rsid w:val="00342D92"/>
    <w:rsid w:val="003476C8"/>
    <w:rsid w:val="00347827"/>
    <w:rsid w:val="00352A5C"/>
    <w:rsid w:val="00364156"/>
    <w:rsid w:val="0036445A"/>
    <w:rsid w:val="00371362"/>
    <w:rsid w:val="003807C4"/>
    <w:rsid w:val="00387A56"/>
    <w:rsid w:val="00390F4F"/>
    <w:rsid w:val="003944A1"/>
    <w:rsid w:val="00395B1E"/>
    <w:rsid w:val="00396362"/>
    <w:rsid w:val="00397EB6"/>
    <w:rsid w:val="003A6557"/>
    <w:rsid w:val="003B3263"/>
    <w:rsid w:val="003B4450"/>
    <w:rsid w:val="003B6696"/>
    <w:rsid w:val="003D0AB6"/>
    <w:rsid w:val="003D3CAE"/>
    <w:rsid w:val="003D69D5"/>
    <w:rsid w:val="003E3742"/>
    <w:rsid w:val="003F1124"/>
    <w:rsid w:val="003F1938"/>
    <w:rsid w:val="003F50C4"/>
    <w:rsid w:val="00403C8A"/>
    <w:rsid w:val="00404EA6"/>
    <w:rsid w:val="00407A89"/>
    <w:rsid w:val="00412228"/>
    <w:rsid w:val="00413B3F"/>
    <w:rsid w:val="00432F10"/>
    <w:rsid w:val="004332C6"/>
    <w:rsid w:val="00445C07"/>
    <w:rsid w:val="00447DD0"/>
    <w:rsid w:val="00456D0E"/>
    <w:rsid w:val="00467D30"/>
    <w:rsid w:val="004739EB"/>
    <w:rsid w:val="004753E5"/>
    <w:rsid w:val="00476AFB"/>
    <w:rsid w:val="0048278E"/>
    <w:rsid w:val="00484DDE"/>
    <w:rsid w:val="00485088"/>
    <w:rsid w:val="00492607"/>
    <w:rsid w:val="0049689F"/>
    <w:rsid w:val="0049756B"/>
    <w:rsid w:val="00497C5D"/>
    <w:rsid w:val="004A0BBC"/>
    <w:rsid w:val="004A4A4B"/>
    <w:rsid w:val="004A4D9B"/>
    <w:rsid w:val="004A5943"/>
    <w:rsid w:val="004B4660"/>
    <w:rsid w:val="004B5F86"/>
    <w:rsid w:val="004B77F9"/>
    <w:rsid w:val="004C419A"/>
    <w:rsid w:val="004C67CE"/>
    <w:rsid w:val="004C7ABF"/>
    <w:rsid w:val="004D62F8"/>
    <w:rsid w:val="004E07EE"/>
    <w:rsid w:val="004E0994"/>
    <w:rsid w:val="004E1882"/>
    <w:rsid w:val="004E3439"/>
    <w:rsid w:val="004E3EFA"/>
    <w:rsid w:val="004E71EC"/>
    <w:rsid w:val="004F1842"/>
    <w:rsid w:val="004F256F"/>
    <w:rsid w:val="004F2CC8"/>
    <w:rsid w:val="004F2F20"/>
    <w:rsid w:val="00501B48"/>
    <w:rsid w:val="00506C0E"/>
    <w:rsid w:val="00510FC0"/>
    <w:rsid w:val="0051763F"/>
    <w:rsid w:val="00526552"/>
    <w:rsid w:val="00527ACD"/>
    <w:rsid w:val="005354BA"/>
    <w:rsid w:val="00543046"/>
    <w:rsid w:val="0056120D"/>
    <w:rsid w:val="0056212A"/>
    <w:rsid w:val="00566675"/>
    <w:rsid w:val="00566757"/>
    <w:rsid w:val="0057607D"/>
    <w:rsid w:val="00577A63"/>
    <w:rsid w:val="00577C28"/>
    <w:rsid w:val="00577C8C"/>
    <w:rsid w:val="005816CD"/>
    <w:rsid w:val="00583C92"/>
    <w:rsid w:val="00590622"/>
    <w:rsid w:val="00592C26"/>
    <w:rsid w:val="00592F7D"/>
    <w:rsid w:val="00594E96"/>
    <w:rsid w:val="00596D3F"/>
    <w:rsid w:val="005B1959"/>
    <w:rsid w:val="005B1ACE"/>
    <w:rsid w:val="005B5E6E"/>
    <w:rsid w:val="005C6605"/>
    <w:rsid w:val="005D18B4"/>
    <w:rsid w:val="005D1D04"/>
    <w:rsid w:val="005D3CFE"/>
    <w:rsid w:val="005D5F30"/>
    <w:rsid w:val="005F2937"/>
    <w:rsid w:val="005F7586"/>
    <w:rsid w:val="00600BBF"/>
    <w:rsid w:val="00607488"/>
    <w:rsid w:val="0061463A"/>
    <w:rsid w:val="00626E67"/>
    <w:rsid w:val="00627F71"/>
    <w:rsid w:val="00632043"/>
    <w:rsid w:val="006325F2"/>
    <w:rsid w:val="00636279"/>
    <w:rsid w:val="00650CD3"/>
    <w:rsid w:val="00654CBB"/>
    <w:rsid w:val="00656EDC"/>
    <w:rsid w:val="006600B1"/>
    <w:rsid w:val="00663D65"/>
    <w:rsid w:val="00664A0B"/>
    <w:rsid w:val="00672119"/>
    <w:rsid w:val="00676623"/>
    <w:rsid w:val="00683521"/>
    <w:rsid w:val="006859ED"/>
    <w:rsid w:val="00686404"/>
    <w:rsid w:val="00687CF1"/>
    <w:rsid w:val="00687FAE"/>
    <w:rsid w:val="00695903"/>
    <w:rsid w:val="006973A1"/>
    <w:rsid w:val="00697CA7"/>
    <w:rsid w:val="006A13E1"/>
    <w:rsid w:val="006A3ED2"/>
    <w:rsid w:val="006A78BA"/>
    <w:rsid w:val="006A7B51"/>
    <w:rsid w:val="006C06C2"/>
    <w:rsid w:val="006D7028"/>
    <w:rsid w:val="006D766B"/>
    <w:rsid w:val="006D7791"/>
    <w:rsid w:val="006F5DC7"/>
    <w:rsid w:val="006F7698"/>
    <w:rsid w:val="00703311"/>
    <w:rsid w:val="00705BEA"/>
    <w:rsid w:val="00717567"/>
    <w:rsid w:val="00717BF2"/>
    <w:rsid w:val="0076246B"/>
    <w:rsid w:val="0076606D"/>
    <w:rsid w:val="00771E24"/>
    <w:rsid w:val="0077312F"/>
    <w:rsid w:val="007740F3"/>
    <w:rsid w:val="007832D6"/>
    <w:rsid w:val="00793A6E"/>
    <w:rsid w:val="007A1423"/>
    <w:rsid w:val="007A4703"/>
    <w:rsid w:val="007A51F8"/>
    <w:rsid w:val="007A5C72"/>
    <w:rsid w:val="007B3595"/>
    <w:rsid w:val="007B59DB"/>
    <w:rsid w:val="007C4521"/>
    <w:rsid w:val="007C6B76"/>
    <w:rsid w:val="007C6CD0"/>
    <w:rsid w:val="007D2232"/>
    <w:rsid w:val="007D7B1C"/>
    <w:rsid w:val="007E7FA5"/>
    <w:rsid w:val="00810612"/>
    <w:rsid w:val="00812F6A"/>
    <w:rsid w:val="008149F4"/>
    <w:rsid w:val="008219DB"/>
    <w:rsid w:val="008247A8"/>
    <w:rsid w:val="00825D6D"/>
    <w:rsid w:val="00836EC8"/>
    <w:rsid w:val="008404F8"/>
    <w:rsid w:val="00841CDF"/>
    <w:rsid w:val="008440DA"/>
    <w:rsid w:val="00852332"/>
    <w:rsid w:val="00852B11"/>
    <w:rsid w:val="00861536"/>
    <w:rsid w:val="0086258C"/>
    <w:rsid w:val="008720E9"/>
    <w:rsid w:val="00873452"/>
    <w:rsid w:val="00874AD0"/>
    <w:rsid w:val="00875FEB"/>
    <w:rsid w:val="00881B66"/>
    <w:rsid w:val="00882067"/>
    <w:rsid w:val="0088208D"/>
    <w:rsid w:val="0088619D"/>
    <w:rsid w:val="00887A7D"/>
    <w:rsid w:val="008A1879"/>
    <w:rsid w:val="008A60E7"/>
    <w:rsid w:val="008A7855"/>
    <w:rsid w:val="008B5194"/>
    <w:rsid w:val="008B5FDA"/>
    <w:rsid w:val="008C4592"/>
    <w:rsid w:val="008D1958"/>
    <w:rsid w:val="008D477C"/>
    <w:rsid w:val="008D4A5B"/>
    <w:rsid w:val="008E2032"/>
    <w:rsid w:val="008F002E"/>
    <w:rsid w:val="008F0408"/>
    <w:rsid w:val="008F3705"/>
    <w:rsid w:val="008F6A3D"/>
    <w:rsid w:val="00904BF8"/>
    <w:rsid w:val="009200F7"/>
    <w:rsid w:val="00922E50"/>
    <w:rsid w:val="00927487"/>
    <w:rsid w:val="009342AE"/>
    <w:rsid w:val="0093607D"/>
    <w:rsid w:val="00941948"/>
    <w:rsid w:val="00941DBB"/>
    <w:rsid w:val="00944594"/>
    <w:rsid w:val="00950A77"/>
    <w:rsid w:val="0096417B"/>
    <w:rsid w:val="00964440"/>
    <w:rsid w:val="00975617"/>
    <w:rsid w:val="00986AE0"/>
    <w:rsid w:val="00994985"/>
    <w:rsid w:val="009A07EC"/>
    <w:rsid w:val="009A1647"/>
    <w:rsid w:val="009A29DC"/>
    <w:rsid w:val="009C1215"/>
    <w:rsid w:val="009D2336"/>
    <w:rsid w:val="009D4C03"/>
    <w:rsid w:val="009E0250"/>
    <w:rsid w:val="009F1F4C"/>
    <w:rsid w:val="009F3783"/>
    <w:rsid w:val="00A00DBE"/>
    <w:rsid w:val="00A01887"/>
    <w:rsid w:val="00A16FC5"/>
    <w:rsid w:val="00A33365"/>
    <w:rsid w:val="00A3408F"/>
    <w:rsid w:val="00A43429"/>
    <w:rsid w:val="00A437F5"/>
    <w:rsid w:val="00A4517E"/>
    <w:rsid w:val="00A50930"/>
    <w:rsid w:val="00A51787"/>
    <w:rsid w:val="00A52F83"/>
    <w:rsid w:val="00A64E36"/>
    <w:rsid w:val="00A751A6"/>
    <w:rsid w:val="00A76462"/>
    <w:rsid w:val="00A85BA5"/>
    <w:rsid w:val="00A93E73"/>
    <w:rsid w:val="00A96623"/>
    <w:rsid w:val="00A96CA9"/>
    <w:rsid w:val="00A9760A"/>
    <w:rsid w:val="00AA0281"/>
    <w:rsid w:val="00AC0A2F"/>
    <w:rsid w:val="00AC1B18"/>
    <w:rsid w:val="00AD04F9"/>
    <w:rsid w:val="00AE2361"/>
    <w:rsid w:val="00AE3F48"/>
    <w:rsid w:val="00AF071B"/>
    <w:rsid w:val="00AF358B"/>
    <w:rsid w:val="00AF5EC2"/>
    <w:rsid w:val="00AF657D"/>
    <w:rsid w:val="00AF6ADA"/>
    <w:rsid w:val="00B0009B"/>
    <w:rsid w:val="00B056C8"/>
    <w:rsid w:val="00B11CDC"/>
    <w:rsid w:val="00B12B1D"/>
    <w:rsid w:val="00B20950"/>
    <w:rsid w:val="00B24B03"/>
    <w:rsid w:val="00B30F1A"/>
    <w:rsid w:val="00B43A92"/>
    <w:rsid w:val="00B43EB7"/>
    <w:rsid w:val="00B44E6E"/>
    <w:rsid w:val="00B45CE1"/>
    <w:rsid w:val="00B46451"/>
    <w:rsid w:val="00B5141B"/>
    <w:rsid w:val="00B53651"/>
    <w:rsid w:val="00B57AF4"/>
    <w:rsid w:val="00B65A07"/>
    <w:rsid w:val="00B82A91"/>
    <w:rsid w:val="00B82FBD"/>
    <w:rsid w:val="00B8767D"/>
    <w:rsid w:val="00B91370"/>
    <w:rsid w:val="00B92B05"/>
    <w:rsid w:val="00BA1D52"/>
    <w:rsid w:val="00BA428C"/>
    <w:rsid w:val="00BA42C4"/>
    <w:rsid w:val="00BA53B1"/>
    <w:rsid w:val="00BA6DD0"/>
    <w:rsid w:val="00BB5667"/>
    <w:rsid w:val="00BB64A4"/>
    <w:rsid w:val="00BB7C19"/>
    <w:rsid w:val="00BC292B"/>
    <w:rsid w:val="00BC55E9"/>
    <w:rsid w:val="00BC695E"/>
    <w:rsid w:val="00BC742A"/>
    <w:rsid w:val="00BD1743"/>
    <w:rsid w:val="00BD7D93"/>
    <w:rsid w:val="00BE3C95"/>
    <w:rsid w:val="00BE7389"/>
    <w:rsid w:val="00BE7F29"/>
    <w:rsid w:val="00BF01D6"/>
    <w:rsid w:val="00BF7BC2"/>
    <w:rsid w:val="00C01B41"/>
    <w:rsid w:val="00C03946"/>
    <w:rsid w:val="00C04BF9"/>
    <w:rsid w:val="00C1641B"/>
    <w:rsid w:val="00C216E4"/>
    <w:rsid w:val="00C23A1C"/>
    <w:rsid w:val="00C24233"/>
    <w:rsid w:val="00C25CA2"/>
    <w:rsid w:val="00C318A6"/>
    <w:rsid w:val="00C34368"/>
    <w:rsid w:val="00C509F0"/>
    <w:rsid w:val="00C50B54"/>
    <w:rsid w:val="00C63D30"/>
    <w:rsid w:val="00C65C25"/>
    <w:rsid w:val="00C761A2"/>
    <w:rsid w:val="00C764ED"/>
    <w:rsid w:val="00C82CB8"/>
    <w:rsid w:val="00C90A04"/>
    <w:rsid w:val="00C95528"/>
    <w:rsid w:val="00CA2B33"/>
    <w:rsid w:val="00CA4EA2"/>
    <w:rsid w:val="00CA5E4E"/>
    <w:rsid w:val="00CA6B29"/>
    <w:rsid w:val="00CB080F"/>
    <w:rsid w:val="00CB1C2C"/>
    <w:rsid w:val="00CC70F0"/>
    <w:rsid w:val="00CD0E61"/>
    <w:rsid w:val="00CD1C04"/>
    <w:rsid w:val="00CE454C"/>
    <w:rsid w:val="00CE4A33"/>
    <w:rsid w:val="00CE77D9"/>
    <w:rsid w:val="00CE7CCC"/>
    <w:rsid w:val="00CF3A08"/>
    <w:rsid w:val="00D0162B"/>
    <w:rsid w:val="00D024C6"/>
    <w:rsid w:val="00D0398D"/>
    <w:rsid w:val="00D11F3C"/>
    <w:rsid w:val="00D21D49"/>
    <w:rsid w:val="00D2598B"/>
    <w:rsid w:val="00D272F6"/>
    <w:rsid w:val="00D4017D"/>
    <w:rsid w:val="00D4596C"/>
    <w:rsid w:val="00D5261B"/>
    <w:rsid w:val="00D63D03"/>
    <w:rsid w:val="00D70D2C"/>
    <w:rsid w:val="00D73E5C"/>
    <w:rsid w:val="00D75602"/>
    <w:rsid w:val="00D81687"/>
    <w:rsid w:val="00D818BC"/>
    <w:rsid w:val="00D83298"/>
    <w:rsid w:val="00D86858"/>
    <w:rsid w:val="00D957C4"/>
    <w:rsid w:val="00D97564"/>
    <w:rsid w:val="00DB27B1"/>
    <w:rsid w:val="00DB4848"/>
    <w:rsid w:val="00DB7020"/>
    <w:rsid w:val="00DC7689"/>
    <w:rsid w:val="00DE5CAB"/>
    <w:rsid w:val="00DF6D13"/>
    <w:rsid w:val="00E01317"/>
    <w:rsid w:val="00E023A9"/>
    <w:rsid w:val="00E05C50"/>
    <w:rsid w:val="00E10190"/>
    <w:rsid w:val="00E10B83"/>
    <w:rsid w:val="00E11F46"/>
    <w:rsid w:val="00E26B5A"/>
    <w:rsid w:val="00E27374"/>
    <w:rsid w:val="00E33D38"/>
    <w:rsid w:val="00E40B60"/>
    <w:rsid w:val="00E4459E"/>
    <w:rsid w:val="00E52A61"/>
    <w:rsid w:val="00E56A5B"/>
    <w:rsid w:val="00E612B0"/>
    <w:rsid w:val="00E6377F"/>
    <w:rsid w:val="00E67F4B"/>
    <w:rsid w:val="00E815EE"/>
    <w:rsid w:val="00E825C6"/>
    <w:rsid w:val="00E86913"/>
    <w:rsid w:val="00E90A6A"/>
    <w:rsid w:val="00E937C0"/>
    <w:rsid w:val="00EA3CC1"/>
    <w:rsid w:val="00EB4284"/>
    <w:rsid w:val="00EB6919"/>
    <w:rsid w:val="00EC0B60"/>
    <w:rsid w:val="00EC5DE2"/>
    <w:rsid w:val="00EC61A6"/>
    <w:rsid w:val="00ED0E47"/>
    <w:rsid w:val="00ED5A16"/>
    <w:rsid w:val="00EE1668"/>
    <w:rsid w:val="00EE3602"/>
    <w:rsid w:val="00EE7B9F"/>
    <w:rsid w:val="00F0035D"/>
    <w:rsid w:val="00F04846"/>
    <w:rsid w:val="00F10D4A"/>
    <w:rsid w:val="00F1140C"/>
    <w:rsid w:val="00F1198C"/>
    <w:rsid w:val="00F13B87"/>
    <w:rsid w:val="00F14AE7"/>
    <w:rsid w:val="00F15E59"/>
    <w:rsid w:val="00F34824"/>
    <w:rsid w:val="00F3519D"/>
    <w:rsid w:val="00F44DB2"/>
    <w:rsid w:val="00F4638F"/>
    <w:rsid w:val="00F47DF5"/>
    <w:rsid w:val="00F5002F"/>
    <w:rsid w:val="00F50862"/>
    <w:rsid w:val="00F50FC3"/>
    <w:rsid w:val="00F523CD"/>
    <w:rsid w:val="00F52FAD"/>
    <w:rsid w:val="00F56CB6"/>
    <w:rsid w:val="00F5749A"/>
    <w:rsid w:val="00F57BA6"/>
    <w:rsid w:val="00F63F15"/>
    <w:rsid w:val="00F6527C"/>
    <w:rsid w:val="00F713CF"/>
    <w:rsid w:val="00F77E57"/>
    <w:rsid w:val="00F93E29"/>
    <w:rsid w:val="00F965F5"/>
    <w:rsid w:val="00FA1841"/>
    <w:rsid w:val="00FA27BC"/>
    <w:rsid w:val="00FA61CE"/>
    <w:rsid w:val="00FB6AFF"/>
    <w:rsid w:val="00FC47E8"/>
    <w:rsid w:val="00FC4B13"/>
    <w:rsid w:val="00FE1790"/>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customXml" Target="../customXml/item2.xml"/><Relationship Id="rId21" Type="http://schemas.openxmlformats.org/officeDocument/2006/relationships/image" Target="media/image11.jpe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s://ieeexplore.ieee.org/xpl/conhome/6679723/proceeding"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footer" Target="footer1.xml"/><Relationship Id="rId37" Type="http://schemas.microsoft.com/office/2011/relationships/people" Target="peop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chart" Target="charts/chart1.xm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emf"/><Relationship Id="rId33" Type="http://schemas.openxmlformats.org/officeDocument/2006/relationships/footer" Target="footer2.xml"/><Relationship Id="rId38"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6E2B1D-F6EE-44B7-B2AD-134398E43030}">
  <ds:schemaRefs>
    <ds:schemaRef ds:uri="http://schemas.openxmlformats.org/officeDocument/2006/bibliography"/>
  </ds:schemaRefs>
</ds:datastoreItem>
</file>

<file path=customXml/itemProps2.xml><?xml version="1.0" encoding="utf-8"?>
<ds:datastoreItem xmlns:ds="http://schemas.openxmlformats.org/officeDocument/2006/customXml" ds:itemID="{96C75827-D454-45B8-A516-EA722C72C1F4}"/>
</file>

<file path=customXml/itemProps3.xml><?xml version="1.0" encoding="utf-8"?>
<ds:datastoreItem xmlns:ds="http://schemas.openxmlformats.org/officeDocument/2006/customXml" ds:itemID="{E91059FB-2DB8-464D-B821-14256FF4432F}"/>
</file>

<file path=customXml/itemProps4.xml><?xml version="1.0" encoding="utf-8"?>
<ds:datastoreItem xmlns:ds="http://schemas.openxmlformats.org/officeDocument/2006/customXml" ds:itemID="{D52DCC82-570D-4DCE-8667-A816A629DA4F}"/>
</file>

<file path=docProps/app.xml><?xml version="1.0" encoding="utf-8"?>
<Properties xmlns="http://schemas.openxmlformats.org/officeDocument/2006/extended-properties" xmlns:vt="http://schemas.openxmlformats.org/officeDocument/2006/docPropsVTypes">
  <Template>Normal</Template>
  <TotalTime>44</TotalTime>
  <Pages>13</Pages>
  <Words>4017</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6</cp:revision>
  <dcterms:created xsi:type="dcterms:W3CDTF">2020-04-08T12:23:00Z</dcterms:created>
  <dcterms:modified xsi:type="dcterms:W3CDTF">2020-04-08T13:18:00Z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