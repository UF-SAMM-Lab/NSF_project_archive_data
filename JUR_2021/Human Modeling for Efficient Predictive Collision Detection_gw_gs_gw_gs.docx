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3.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1.xml" ContentType="application/vnd.openxmlformats-officedocument.theme+xml"/>
  <Override PartName="/word/comments.xml" ContentType="application/vnd.openxmlformats-officedocument.wordprocessingml.comments+xml"/>
  <Override PartName="/word/settings.xml" ContentType="application/vnd.openxmlformats-officedocument.wordprocessingml.settings+xml"/>
  <Override PartName="/word/numbering.xml" ContentType="application/vnd.openxmlformats-officedocument.wordprocessingml.numbering+xml"/>
  <Override PartName="/customXml/itemProps1.xml" ContentType="application/vnd.openxmlformats-officedocument.customXmlProperties+xml"/>
  <Override PartName="/word/fontTable.xml" ContentType="application/vnd.openxmlformats-officedocument.wordprocessingml.fontTable+xml"/>
  <Override PartName="/word/people.xml" ContentType="application/vnd.openxmlformats-officedocument.wordprocessingml.people+xml"/>
  <Override PartName="/word/webSettings.xml" ContentType="application/vnd.openxmlformats-officedocument.wordprocessingml.webSettings+xml"/>
  <Override PartName="/docProps/core.xml" ContentType="application/vnd.openxmlformats-package.core-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styles.xml" ContentType="application/vnd.openxmlformats-officedocument.wordprocessingml.styl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39073F" w14:textId="3BDF7612" w:rsidR="00207BCD" w:rsidRDefault="0031463D" w:rsidP="00BB64A4">
      <w:pPr>
        <w:rPr>
          <w:rFonts w:ascii="Times New Roman" w:hAnsi="Times New Roman" w:cs="Times New Roman"/>
          <w:b/>
          <w:sz w:val="36"/>
        </w:rPr>
      </w:pPr>
      <w:r>
        <w:rPr>
          <w:rFonts w:ascii="Times New Roman" w:hAnsi="Times New Roman" w:cs="Times New Roman"/>
          <w:b/>
          <w:noProof/>
          <w:sz w:val="36"/>
        </w:rPr>
        <mc:AlternateContent>
          <mc:Choice Requires="wps">
            <w:drawing>
              <wp:anchor distT="0" distB="0" distL="114300" distR="114300" simplePos="0" relativeHeight="251648000" behindDoc="0" locked="0" layoutInCell="1" allowOverlap="1" wp14:anchorId="4FD4BC26" wp14:editId="2C08A8B9">
                <wp:simplePos x="0" y="0"/>
                <wp:positionH relativeFrom="column">
                  <wp:posOffset>-1</wp:posOffset>
                </wp:positionH>
                <wp:positionV relativeFrom="paragraph">
                  <wp:posOffset>123245</wp:posOffset>
                </wp:positionV>
                <wp:extent cx="5931673" cy="0"/>
                <wp:effectExtent l="0" t="0" r="31115" b="19050"/>
                <wp:wrapNone/>
                <wp:docPr id="3" name="Straight Connector 3"/>
                <wp:cNvGraphicFramePr/>
                <a:graphic xmlns:a="http://schemas.openxmlformats.org/drawingml/2006/main">
                  <a:graphicData uri="http://schemas.microsoft.com/office/word/2010/wordprocessingShape">
                    <wps:wsp>
                      <wps:cNvCnPr/>
                      <wps:spPr>
                        <a:xfrm>
                          <a:off x="0" y="0"/>
                          <a:ext cx="5931673" cy="0"/>
                        </a:xfrm>
                        <a:prstGeom prst="line">
                          <a:avLst/>
                        </a:prstGeom>
                        <a:ln>
                          <a:solidFill>
                            <a:schemeClr val="accent5">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2C9961" id="Straight Connector 3" o:spid="_x0000_s1026" style="position:absolute;z-index:251648000;visibility:visible;mso-wrap-style:square;mso-wrap-distance-left:9pt;mso-wrap-distance-top:0;mso-wrap-distance-right:9pt;mso-wrap-distance-bottom:0;mso-position-horizontal:absolute;mso-position-horizontal-relative:text;mso-position-vertical:absolute;mso-position-vertical-relative:text" from="0,9.7pt" to="467.0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" strokecolor="#1f3763 [1608]" strokeweight=".5pt">
                <v:stroke joinstyle="miter"/>
              </v:line>
            </w:pict>
          </mc:Fallback>
        </mc:AlternateContent>
      </w:r>
    </w:p>
    <w:p w14:paraId="50D7D55A" w14:textId="2A65089C" w:rsidR="00BB64A4" w:rsidRPr="00BB64A4" w:rsidRDefault="003D3CAE" w:rsidP="00BB64A4">
      <w:pPr>
        <w:rPr>
          <w:rFonts w:ascii="Times New Roman" w:hAnsi="Times New Roman" w:cs="Times New Roman"/>
          <w:b/>
        </w:rPr>
      </w:pPr>
      <w:r>
        <w:rPr>
          <w:rFonts w:ascii="Times New Roman" w:hAnsi="Times New Roman" w:cs="Times New Roman"/>
          <w:b/>
          <w:sz w:val="36"/>
        </w:rPr>
        <w:t xml:space="preserve">Human Modeling for Efficient </w:t>
      </w:r>
      <w:r w:rsidR="00986AE0">
        <w:rPr>
          <w:rFonts w:ascii="Times New Roman" w:hAnsi="Times New Roman" w:cs="Times New Roman"/>
          <w:b/>
          <w:sz w:val="36"/>
        </w:rPr>
        <w:t>Predictive Collision Detection</w:t>
      </w:r>
    </w:p>
    <w:p w14:paraId="0320B2E5" w14:textId="4ACC9F7F" w:rsidR="00BB64A4" w:rsidRPr="00BB64A4" w:rsidRDefault="00BB64A4" w:rsidP="00BB64A4">
      <w:pPr>
        <w:rPr>
          <w:rFonts w:ascii="Times New Roman" w:hAnsi="Times New Roman" w:cs="Times New Roman"/>
          <w:b/>
        </w:rPr>
      </w:pPr>
      <w:del w:id="0" w:author="WIENS,GLORIA J" w:date="2020-04-05T13:14:00Z">
        <w:r w:rsidRPr="00BB64A4" w:rsidDel="00FC47E8">
          <w:rPr>
            <w:rFonts w:ascii="Times New Roman" w:hAnsi="Times New Roman" w:cs="Times New Roman"/>
            <w:b/>
            <w:sz w:val="28"/>
          </w:rPr>
          <w:delText>Name of Author</w:delText>
        </w:r>
      </w:del>
      <w:ins w:id="1" w:author="WIENS,GLORIA J" w:date="2020-04-05T13:14:00Z">
        <w:r w:rsidR="00FC47E8">
          <w:rPr>
            <w:rFonts w:ascii="Times New Roman" w:hAnsi="Times New Roman" w:cs="Times New Roman"/>
            <w:b/>
            <w:sz w:val="28"/>
          </w:rPr>
          <w:t>Gabriel Streitmatter</w:t>
        </w:r>
      </w:ins>
      <w:r w:rsidRPr="00BB64A4">
        <w:rPr>
          <w:rFonts w:ascii="Times New Roman" w:hAnsi="Times New Roman" w:cs="Times New Roman"/>
          <w:b/>
          <w:sz w:val="28"/>
        </w:rPr>
        <w:t xml:space="preserve"> and </w:t>
      </w:r>
      <w:del w:id="2" w:author="WIENS,GLORIA J" w:date="2020-04-05T13:15:00Z">
        <w:r w:rsidRPr="00BB64A4" w:rsidDel="00FC47E8">
          <w:rPr>
            <w:rFonts w:ascii="Times New Roman" w:hAnsi="Times New Roman" w:cs="Times New Roman"/>
            <w:b/>
            <w:sz w:val="28"/>
          </w:rPr>
          <w:delText>Name of Co-Author</w:delText>
        </w:r>
      </w:del>
      <w:ins w:id="3" w:author="WIENS,GLORIA J" w:date="2020-04-05T13:15:00Z">
        <w:r w:rsidR="00FC47E8">
          <w:rPr>
            <w:rFonts w:ascii="Times New Roman" w:hAnsi="Times New Roman" w:cs="Times New Roman"/>
            <w:b/>
            <w:sz w:val="28"/>
          </w:rPr>
          <w:t>Gloria Wiens</w:t>
        </w:r>
      </w:ins>
      <w:r w:rsidRPr="00BB64A4">
        <w:rPr>
          <w:rFonts w:ascii="Times New Roman" w:hAnsi="Times New Roman" w:cs="Times New Roman"/>
          <w:b/>
          <w:sz w:val="28"/>
        </w:rPr>
        <w:t xml:space="preserve"> </w:t>
      </w:r>
    </w:p>
    <w:p w14:paraId="187B9C76" w14:textId="4BD58BF7" w:rsidR="00BB64A4" w:rsidRPr="00BB64A4" w:rsidRDefault="00FC47E8" w:rsidP="00BB64A4">
      <w:pPr>
        <w:rPr>
          <w:rFonts w:ascii="Times New Roman" w:hAnsi="Times New Roman" w:cs="Times New Roman"/>
          <w:i/>
        </w:rPr>
      </w:pPr>
      <w:ins w:id="4" w:author="WIENS,GLORIA J" w:date="2020-04-05T13:17:00Z">
        <w:r>
          <w:rPr>
            <w:rFonts w:ascii="Times New Roman" w:hAnsi="Times New Roman" w:cs="Times New Roman"/>
            <w:i/>
          </w:rPr>
          <w:t>Herbert Wertheim</w:t>
        </w:r>
      </w:ins>
      <w:ins w:id="5" w:author="WIENS,GLORIA J" w:date="2020-04-05T13:18:00Z">
        <w:r>
          <w:rPr>
            <w:rFonts w:ascii="Times New Roman" w:hAnsi="Times New Roman" w:cs="Times New Roman"/>
            <w:i/>
          </w:rPr>
          <w:t xml:space="preserve"> </w:t>
        </w:r>
      </w:ins>
      <w:r w:rsidR="00BB64A4" w:rsidRPr="00BB64A4">
        <w:rPr>
          <w:rFonts w:ascii="Times New Roman" w:hAnsi="Times New Roman" w:cs="Times New Roman"/>
          <w:i/>
        </w:rPr>
        <w:t xml:space="preserve">College </w:t>
      </w:r>
      <w:del w:id="6" w:author="WIENS,GLORIA J" w:date="2020-04-05T13:18:00Z">
        <w:r w:rsidR="00BB64A4" w:rsidRPr="00BB64A4" w:rsidDel="00FC47E8">
          <w:rPr>
            <w:rFonts w:ascii="Times New Roman" w:hAnsi="Times New Roman" w:cs="Times New Roman"/>
            <w:i/>
          </w:rPr>
          <w:delText>Affiliation</w:delText>
        </w:r>
      </w:del>
      <w:ins w:id="7" w:author="WIENS,GLORIA J" w:date="2020-04-05T13:18:00Z">
        <w:r>
          <w:rPr>
            <w:rFonts w:ascii="Times New Roman" w:hAnsi="Times New Roman" w:cs="Times New Roman"/>
            <w:i/>
          </w:rPr>
          <w:t>of Engineering</w:t>
        </w:r>
      </w:ins>
      <w:r w:rsidR="00BB64A4" w:rsidRPr="00BB64A4">
        <w:rPr>
          <w:rFonts w:ascii="Times New Roman" w:hAnsi="Times New Roman" w:cs="Times New Roman"/>
          <w:i/>
        </w:rPr>
        <w:t xml:space="preserve">, University </w:t>
      </w:r>
      <w:del w:id="8" w:author="WIENS,GLORIA J" w:date="2020-04-05T13:19:00Z">
        <w:r w:rsidR="00BB64A4" w:rsidRPr="00BB64A4" w:rsidDel="00FC47E8">
          <w:rPr>
            <w:rFonts w:ascii="Times New Roman" w:hAnsi="Times New Roman" w:cs="Times New Roman"/>
            <w:i/>
          </w:rPr>
          <w:delText>Affiliation</w:delText>
        </w:r>
      </w:del>
      <w:ins w:id="9" w:author="WIENS,GLORIA J" w:date="2020-04-05T13:19:00Z">
        <w:r>
          <w:rPr>
            <w:rFonts w:ascii="Times New Roman" w:hAnsi="Times New Roman" w:cs="Times New Roman"/>
            <w:i/>
          </w:rPr>
          <w:t>of Florida</w:t>
        </w:r>
      </w:ins>
      <w:r w:rsidR="00BB64A4" w:rsidRPr="00BB64A4">
        <w:rPr>
          <w:rFonts w:ascii="Times New Roman" w:hAnsi="Times New Roman" w:cs="Times New Roman"/>
          <w:i/>
        </w:rPr>
        <w:t xml:space="preserve"> </w:t>
      </w:r>
    </w:p>
    <w:p w14:paraId="592E2738" w14:textId="69C6E633" w:rsidR="00BB64A4" w:rsidRPr="00BB64A4" w:rsidRDefault="00BB64A4" w:rsidP="00BB64A4">
      <w:pPr>
        <w:rPr>
          <w:rFonts w:ascii="Times New Roman" w:hAnsi="Times New Roman" w:cs="Times New Roman"/>
        </w:rPr>
      </w:pPr>
      <w:del w:id="10" w:author="WIENS,GLORIA J" w:date="2020-04-05T13:19:00Z">
        <w:r w:rsidRPr="00BB64A4" w:rsidDel="00FC47E8">
          <w:rPr>
            <w:rFonts w:ascii="Times New Roman" w:hAnsi="Times New Roman" w:cs="Times New Roman"/>
            <w:sz w:val="24"/>
          </w:rPr>
          <w:delText xml:space="preserve">Name of </w:delText>
        </w:r>
      </w:del>
      <w:r w:rsidRPr="00BB64A4">
        <w:rPr>
          <w:rFonts w:ascii="Times New Roman" w:hAnsi="Times New Roman" w:cs="Times New Roman"/>
          <w:sz w:val="24"/>
        </w:rPr>
        <w:t>Faculty Mentor</w:t>
      </w:r>
      <w:ins w:id="11" w:author="WIENS,GLORIA J" w:date="2020-04-05T13:19:00Z">
        <w:r w:rsidR="00FC47E8">
          <w:rPr>
            <w:rFonts w:ascii="Times New Roman" w:hAnsi="Times New Roman" w:cs="Times New Roman"/>
            <w:sz w:val="24"/>
          </w:rPr>
          <w:t xml:space="preserve"> – Gloria Wiens</w:t>
        </w:r>
      </w:ins>
      <w:r w:rsidRPr="00BB64A4">
        <w:rPr>
          <w:rFonts w:ascii="Times New Roman" w:hAnsi="Times New Roman" w:cs="Times New Roman"/>
          <w:sz w:val="24"/>
        </w:rPr>
        <w:t>, Department</w:t>
      </w:r>
      <w:ins w:id="12" w:author="WIENS,GLORIA J" w:date="2020-04-05T13:19:00Z">
        <w:r w:rsidR="00FC47E8">
          <w:rPr>
            <w:rFonts w:ascii="Times New Roman" w:hAnsi="Times New Roman" w:cs="Times New Roman"/>
            <w:sz w:val="24"/>
          </w:rPr>
          <w:t xml:space="preserve"> of Mechanical and Aerospace Engineering</w:t>
        </w:r>
      </w:ins>
      <w:r w:rsidRPr="00BB64A4">
        <w:rPr>
          <w:rFonts w:ascii="Times New Roman" w:hAnsi="Times New Roman" w:cs="Times New Roman"/>
          <w:sz w:val="24"/>
        </w:rPr>
        <w:t xml:space="preserve"> </w:t>
      </w:r>
    </w:p>
    <w:p w14:paraId="5AA383B5" w14:textId="77777777" w:rsidR="00BB64A4" w:rsidRPr="00BB64A4" w:rsidRDefault="00BB64A4" w:rsidP="00BB64A4">
      <w:pPr>
        <w:rPr>
          <w:rFonts w:ascii="Times New Roman" w:hAnsi="Times New Roman" w:cs="Times New Roman"/>
        </w:rPr>
      </w:pPr>
    </w:p>
    <w:p w14:paraId="4E0093F7" w14:textId="362452C0" w:rsidR="00BB64A4" w:rsidRPr="00BB64A4" w:rsidRDefault="00BB64A4" w:rsidP="00484DDE">
      <w:pPr>
        <w:jc w:val="center"/>
        <w:rPr>
          <w:rFonts w:ascii="Times New Roman" w:hAnsi="Times New Roman" w:cs="Times New Roman"/>
        </w:rPr>
      </w:pPr>
      <w:r w:rsidRPr="00BB64A4">
        <w:rPr>
          <w:rFonts w:ascii="Times New Roman" w:hAnsi="Times New Roman" w:cs="Times New Roman"/>
          <w:sz w:val="24"/>
        </w:rPr>
        <w:t>Abstract</w:t>
      </w:r>
    </w:p>
    <w:p w14:paraId="6B533727" w14:textId="581B4459" w:rsidR="00C95528" w:rsidRDefault="00C95528" w:rsidP="001450A8">
      <w:pPr>
        <w:pStyle w:val="BodyTextIndent"/>
        <w:ind w:firstLine="0"/>
        <w:jc w:val="left"/>
        <w:rPr>
          <w:sz w:val="22"/>
          <w:szCs w:val="22"/>
        </w:rPr>
      </w:pPr>
      <w:r>
        <w:rPr>
          <w:sz w:val="22"/>
          <w:szCs w:val="22"/>
        </w:rPr>
        <w:t xml:space="preserve">As demands on manufacturing rapidly evolve, flexible manufacturing is becoming more </w:t>
      </w:r>
      <w:r w:rsidR="007C6B76">
        <w:rPr>
          <w:sz w:val="22"/>
          <w:szCs w:val="22"/>
        </w:rPr>
        <w:t xml:space="preserve">essential for acquiring the </w:t>
      </w:r>
      <w:r w:rsidR="006A7B51">
        <w:rPr>
          <w:sz w:val="22"/>
          <w:szCs w:val="22"/>
        </w:rPr>
        <w:t xml:space="preserve">necessary </w:t>
      </w:r>
      <w:r w:rsidR="007C6B76">
        <w:rPr>
          <w:sz w:val="22"/>
          <w:szCs w:val="22"/>
        </w:rPr>
        <w:t>productivity to remain competitive</w:t>
      </w:r>
      <w:r>
        <w:rPr>
          <w:sz w:val="22"/>
          <w:szCs w:val="22"/>
        </w:rPr>
        <w:t xml:space="preserve">. An innovative approach to flexible manufacturing is </w:t>
      </w:r>
      <w:r w:rsidR="00B45CE1">
        <w:rPr>
          <w:sz w:val="22"/>
          <w:szCs w:val="22"/>
        </w:rPr>
        <w:t xml:space="preserve">the introduction of fenceless robotic manufacturing cells to acquire and leverage greater </w:t>
      </w:r>
      <w:r>
        <w:rPr>
          <w:sz w:val="22"/>
          <w:szCs w:val="22"/>
        </w:rPr>
        <w:t>human</w:t>
      </w:r>
      <w:r w:rsidR="00B45CE1">
        <w:rPr>
          <w:sz w:val="22"/>
          <w:szCs w:val="22"/>
        </w:rPr>
        <w:t>-</w:t>
      </w:r>
      <w:r>
        <w:rPr>
          <w:sz w:val="22"/>
          <w:szCs w:val="22"/>
        </w:rPr>
        <w:t xml:space="preserve">robot collaboration (HRC). This involves operations </w:t>
      </w:r>
      <w:r w:rsidR="00AC0A2F">
        <w:rPr>
          <w:sz w:val="22"/>
          <w:szCs w:val="22"/>
        </w:rPr>
        <w:t>in which a</w:t>
      </w:r>
      <w:r>
        <w:rPr>
          <w:sz w:val="22"/>
          <w:szCs w:val="22"/>
        </w:rPr>
        <w:t xml:space="preserve"> human and a robot </w:t>
      </w:r>
      <w:r w:rsidR="00AC0A2F">
        <w:rPr>
          <w:sz w:val="22"/>
          <w:szCs w:val="22"/>
        </w:rPr>
        <w:t>share a space</w:t>
      </w:r>
      <w:r>
        <w:rPr>
          <w:sz w:val="22"/>
          <w:szCs w:val="22"/>
        </w:rPr>
        <w:t>,</w:t>
      </w:r>
      <w:r w:rsidR="00AC0A2F">
        <w:rPr>
          <w:sz w:val="22"/>
          <w:szCs w:val="22"/>
        </w:rPr>
        <w:t xml:space="preserve"> complete tasks together, and interact with each other</w:t>
      </w:r>
      <w:r>
        <w:rPr>
          <w:sz w:val="22"/>
          <w:szCs w:val="22"/>
        </w:rPr>
        <w:t xml:space="preserve">. Such operations, however, pose serious safety concerns. Before HRC can become a viable possibility, robots must be capable of safely operating </w:t>
      </w:r>
      <w:ins w:id="13" w:author="WIENS,GLORIA J" w:date="2020-04-05T13:22:00Z">
        <w:r w:rsidR="004E0994">
          <w:rPr>
            <w:sz w:val="22"/>
            <w:szCs w:val="22"/>
          </w:rPr>
          <w:t>with</w:t>
        </w:r>
      </w:ins>
      <w:r>
        <w:rPr>
          <w:sz w:val="22"/>
          <w:szCs w:val="22"/>
        </w:rPr>
        <w:t xml:space="preserve">in and responding to </w:t>
      </w:r>
      <w:ins w:id="14" w:author="WIENS,GLORIA J" w:date="2020-04-05T13:30:00Z">
        <w:r w:rsidR="004E0994">
          <w:rPr>
            <w:sz w:val="22"/>
            <w:szCs w:val="22"/>
          </w:rPr>
          <w:t xml:space="preserve">events in </w:t>
        </w:r>
      </w:ins>
      <w:r>
        <w:rPr>
          <w:sz w:val="22"/>
          <w:szCs w:val="22"/>
        </w:rPr>
        <w:t>dynamic environments. Furthermore, the robot must be able to do this</w:t>
      </w:r>
      <w:r w:rsidR="00AC0A2F">
        <w:rPr>
          <w:sz w:val="22"/>
          <w:szCs w:val="22"/>
        </w:rPr>
        <w:t xml:space="preserve"> quickly</w:t>
      </w:r>
      <w:r>
        <w:rPr>
          <w:sz w:val="22"/>
          <w:szCs w:val="22"/>
        </w:rPr>
        <w:t xml:space="preserve"> during </w:t>
      </w:r>
      <w:r w:rsidR="00AC0A2F">
        <w:rPr>
          <w:sz w:val="22"/>
          <w:szCs w:val="22"/>
        </w:rPr>
        <w:t xml:space="preserve">online </w:t>
      </w:r>
      <w:r>
        <w:rPr>
          <w:sz w:val="22"/>
          <w:szCs w:val="22"/>
        </w:rPr>
        <w:t xml:space="preserve">operation. This paper outlines an algorithm for predictive collision detection. This algorithm gives the robot the ability to look ahead at its trajectory, and the trajectories of other bodies in its environment and predict potential collisions. The algorithm approximates a continuous swept volume of any articulated body along its trajectory by taking only a few </w:t>
      </w:r>
      <w:r w:rsidR="00AD04F9">
        <w:rPr>
          <w:sz w:val="22"/>
          <w:szCs w:val="22"/>
        </w:rPr>
        <w:t xml:space="preserve">time sequential </w:t>
      </w:r>
      <w:r>
        <w:rPr>
          <w:sz w:val="22"/>
          <w:szCs w:val="22"/>
        </w:rPr>
        <w:t>samples of the</w:t>
      </w:r>
      <w:ins w:id="15" w:author="WIENS,GLORIA J" w:date="2020-04-05T13:25:00Z">
        <w:r w:rsidR="004E0994">
          <w:rPr>
            <w:sz w:val="22"/>
            <w:szCs w:val="22"/>
          </w:rPr>
          <w:t xml:space="preserve"> predicted</w:t>
        </w:r>
      </w:ins>
      <w:r>
        <w:rPr>
          <w:sz w:val="22"/>
          <w:szCs w:val="22"/>
        </w:rPr>
        <w:t xml:space="preserve"> orientations of the body and creating surfaces that patch the orientations together with Coons patches. Run time data collected on this algorithm suggest that the algorithm can accurately predict </w:t>
      </w:r>
      <w:r w:rsidR="00AC0A2F">
        <w:rPr>
          <w:sz w:val="22"/>
          <w:szCs w:val="22"/>
        </w:rPr>
        <w:t xml:space="preserve">future </w:t>
      </w:r>
      <w:r>
        <w:rPr>
          <w:sz w:val="22"/>
          <w:szCs w:val="22"/>
        </w:rPr>
        <w:t xml:space="preserve">collisions </w:t>
      </w:r>
      <w:r w:rsidR="00403C8A">
        <w:rPr>
          <w:sz w:val="22"/>
          <w:szCs w:val="22"/>
        </w:rPr>
        <w:t>in under 30 ms.</w:t>
      </w:r>
    </w:p>
    <w:p w14:paraId="0D4E10A8" w14:textId="77777777" w:rsidR="00484DDE" w:rsidRPr="004739EB" w:rsidRDefault="00484DDE" w:rsidP="00484DDE">
      <w:pPr>
        <w:pStyle w:val="BodyTextIndent"/>
        <w:jc w:val="left"/>
        <w:rPr>
          <w:sz w:val="22"/>
          <w:szCs w:val="22"/>
        </w:rPr>
      </w:pPr>
    </w:p>
    <w:p w14:paraId="2ED8E7B2" w14:textId="1467FF65" w:rsidR="00BB64A4" w:rsidRPr="004739EB" w:rsidRDefault="00BB64A4" w:rsidP="002872FB">
      <w:pPr>
        <w:spacing w:after="480"/>
        <w:rPr>
          <w:rFonts w:ascii="Times New Roman" w:hAnsi="Times New Roman" w:cs="Times New Roman"/>
        </w:rPr>
      </w:pPr>
      <w:r w:rsidRPr="00BB64A4">
        <w:rPr>
          <w:rFonts w:ascii="Times New Roman" w:hAnsi="Times New Roman" w:cs="Times New Roman"/>
        </w:rPr>
        <w:tab/>
      </w:r>
      <w:r w:rsidRPr="00BB64A4">
        <w:rPr>
          <w:rFonts w:ascii="Times New Roman" w:hAnsi="Times New Roman" w:cs="Times New Roman"/>
          <w:i/>
        </w:rPr>
        <w:t>Keywords:</w:t>
      </w:r>
      <w:r w:rsidRPr="00BB64A4">
        <w:rPr>
          <w:rFonts w:ascii="Times New Roman" w:hAnsi="Times New Roman" w:cs="Times New Roman"/>
        </w:rPr>
        <w:t xml:space="preserve"> </w:t>
      </w:r>
      <w:r w:rsidR="003010D8">
        <w:rPr>
          <w:rFonts w:ascii="Times New Roman" w:hAnsi="Times New Roman" w:cs="Times New Roman"/>
        </w:rPr>
        <w:t xml:space="preserve">Predictive </w:t>
      </w:r>
      <w:r w:rsidR="004739EB" w:rsidRPr="004739EB">
        <w:rPr>
          <w:rFonts w:ascii="Times New Roman" w:hAnsi="Times New Roman" w:cs="Times New Roman"/>
        </w:rPr>
        <w:t>Collision Detection, Swept Volume Interference, Coons Patches</w:t>
      </w:r>
    </w:p>
    <w:p w14:paraId="523D5E65" w14:textId="281F2E92" w:rsidR="00BB64A4" w:rsidRPr="00BB64A4" w:rsidRDefault="00484DDE" w:rsidP="00BB64A4">
      <w:pPr>
        <w:pStyle w:val="First-levelHeading-JUR"/>
        <w:rPr>
          <w:szCs w:val="24"/>
        </w:rPr>
      </w:pPr>
      <w:r>
        <w:rPr>
          <w:szCs w:val="24"/>
        </w:rPr>
        <w:t>Introduction</w:t>
      </w:r>
    </w:p>
    <w:p w14:paraId="0E34CBA5" w14:textId="20FDAB94" w:rsidR="00B91370" w:rsidRDefault="00A01887" w:rsidP="00B91370">
      <w:pPr>
        <w:spacing w:line="360" w:lineRule="auto"/>
        <w:ind w:firstLine="202"/>
        <w:rPr>
          <w:rFonts w:ascii="Times New Roman" w:eastAsia="MS Mincho" w:hAnsi="Times New Roman" w:cs="Times New Roman"/>
          <w:sz w:val="24"/>
          <w:szCs w:val="24"/>
        </w:rPr>
      </w:pPr>
      <w:r>
        <w:rPr>
          <w:rFonts w:ascii="Times New Roman" w:eastAsia="MS Mincho" w:hAnsi="Times New Roman" w:cs="Times New Roman"/>
          <w:sz w:val="24"/>
          <w:szCs w:val="24"/>
        </w:rPr>
        <w:t xml:space="preserve">Automation of manufacturing processes over the past few decades has yielded enormous </w:t>
      </w:r>
      <w:commentRangeStart w:id="16"/>
      <w:r>
        <w:rPr>
          <w:rFonts w:ascii="Times New Roman" w:eastAsia="MS Mincho" w:hAnsi="Times New Roman" w:cs="Times New Roman"/>
          <w:sz w:val="24"/>
          <w:szCs w:val="24"/>
        </w:rPr>
        <w:t>benefits in efficiency and quality. This was accomplished by increasing speed and precision</w:t>
      </w:r>
      <w:ins w:id="17" w:author="WIENS,GLORIA J" w:date="2020-04-05T18:02:00Z">
        <w:r w:rsidR="00F4638F">
          <w:rPr>
            <w:rFonts w:ascii="Times New Roman" w:eastAsia="MS Mincho" w:hAnsi="Times New Roman" w:cs="Times New Roman"/>
            <w:sz w:val="24"/>
            <w:szCs w:val="24"/>
          </w:rPr>
          <w:t>, and</w:t>
        </w:r>
      </w:ins>
      <w:r>
        <w:rPr>
          <w:rFonts w:ascii="Times New Roman" w:eastAsia="MS Mincho" w:hAnsi="Times New Roman" w:cs="Times New Roman"/>
          <w:sz w:val="24"/>
          <w:szCs w:val="24"/>
        </w:rPr>
        <w:t xml:space="preserve"> </w:t>
      </w:r>
      <w:del w:id="18" w:author="Gabe Streitmatter" w:date="2020-04-08T09:02:00Z">
        <w:r w:rsidDel="00456D0E">
          <w:rPr>
            <w:rFonts w:ascii="Times New Roman" w:eastAsia="MS Mincho" w:hAnsi="Times New Roman" w:cs="Times New Roman"/>
            <w:sz w:val="24"/>
            <w:szCs w:val="24"/>
          </w:rPr>
          <w:delText xml:space="preserve">by unlocking new capabilities through introduction of </w:delText>
        </w:r>
        <w:r w:rsidR="00944594" w:rsidDel="00456D0E">
          <w:rPr>
            <w:rFonts w:ascii="Times New Roman" w:eastAsia="MS Mincho" w:hAnsi="Times New Roman" w:cs="Times New Roman"/>
            <w:sz w:val="24"/>
            <w:szCs w:val="24"/>
          </w:rPr>
          <w:delText>innovative</w:delText>
        </w:r>
      </w:del>
      <w:ins w:id="19" w:author="Gabe Streitmatter" w:date="2020-04-08T09:02:00Z">
        <w:r w:rsidR="00456D0E">
          <w:rPr>
            <w:rFonts w:ascii="Times New Roman" w:eastAsia="MS Mincho" w:hAnsi="Times New Roman" w:cs="Times New Roman"/>
            <w:sz w:val="24"/>
            <w:szCs w:val="24"/>
          </w:rPr>
          <w:t>improving</w:t>
        </w:r>
      </w:ins>
      <w:r w:rsidR="00944594">
        <w:rPr>
          <w:rFonts w:ascii="Times New Roman" w:eastAsia="MS Mincho" w:hAnsi="Times New Roman" w:cs="Times New Roman"/>
          <w:sz w:val="24"/>
          <w:szCs w:val="24"/>
        </w:rPr>
        <w:t xml:space="preserve"> material handling devices and </w:t>
      </w:r>
      <w:r w:rsidR="00B8767D">
        <w:rPr>
          <w:rFonts w:ascii="Times New Roman" w:eastAsia="MS Mincho" w:hAnsi="Times New Roman" w:cs="Times New Roman"/>
          <w:sz w:val="24"/>
          <w:szCs w:val="24"/>
        </w:rPr>
        <w:t>equipment</w:t>
      </w:r>
      <w:r w:rsidR="00944594">
        <w:rPr>
          <w:rFonts w:ascii="Times New Roman" w:eastAsia="MS Mincho" w:hAnsi="Times New Roman" w:cs="Times New Roman"/>
          <w:sz w:val="24"/>
          <w:szCs w:val="24"/>
        </w:rPr>
        <w:t xml:space="preserve"> along with </w:t>
      </w:r>
      <w:del w:id="20" w:author="Gabe Streitmatter" w:date="2020-04-08T09:03:00Z">
        <w:r w:rsidR="00950A77" w:rsidDel="00456D0E">
          <w:rPr>
            <w:rFonts w:ascii="Times New Roman" w:eastAsia="MS Mincho" w:hAnsi="Times New Roman" w:cs="Times New Roman"/>
            <w:sz w:val="24"/>
            <w:szCs w:val="24"/>
          </w:rPr>
          <w:delText>computer enabled</w:delText>
        </w:r>
        <w:r w:rsidR="00944594" w:rsidDel="00456D0E">
          <w:rPr>
            <w:rFonts w:ascii="Times New Roman" w:eastAsia="MS Mincho" w:hAnsi="Times New Roman" w:cs="Times New Roman"/>
            <w:sz w:val="24"/>
            <w:szCs w:val="24"/>
          </w:rPr>
          <w:delText xml:space="preserve"> interconnectivity</w:delText>
        </w:r>
        <w:r w:rsidR="00904BF8" w:rsidDel="00456D0E">
          <w:rPr>
            <w:rFonts w:ascii="Times New Roman" w:eastAsia="MS Mincho" w:hAnsi="Times New Roman" w:cs="Times New Roman"/>
            <w:sz w:val="24"/>
            <w:szCs w:val="24"/>
          </w:rPr>
          <w:delText xml:space="preserve"> of</w:delText>
        </w:r>
        <w:r w:rsidR="007C6CD0" w:rsidDel="00456D0E">
          <w:rPr>
            <w:rFonts w:ascii="Times New Roman" w:eastAsia="MS Mincho" w:hAnsi="Times New Roman" w:cs="Times New Roman"/>
            <w:sz w:val="24"/>
            <w:szCs w:val="24"/>
          </w:rPr>
          <w:delText xml:space="preserve"> </w:delText>
        </w:r>
        <w:r w:rsidR="00904BF8" w:rsidDel="00456D0E">
          <w:rPr>
            <w:rFonts w:ascii="Times New Roman" w:eastAsia="MS Mincho" w:hAnsi="Times New Roman" w:cs="Times New Roman"/>
            <w:sz w:val="24"/>
            <w:szCs w:val="24"/>
          </w:rPr>
          <w:delText>heterogeneous sensor suites</w:delText>
        </w:r>
        <w:r w:rsidR="003E3742" w:rsidDel="00456D0E">
          <w:rPr>
            <w:rFonts w:ascii="Times New Roman" w:eastAsia="MS Mincho" w:hAnsi="Times New Roman" w:cs="Times New Roman"/>
            <w:sz w:val="24"/>
            <w:szCs w:val="24"/>
          </w:rPr>
          <w:delText xml:space="preserve"> and controls</w:delText>
        </w:r>
      </w:del>
      <w:ins w:id="21" w:author="Gabe Streitmatter" w:date="2020-04-08T09:03:00Z">
        <w:r w:rsidR="00456D0E">
          <w:rPr>
            <w:rFonts w:ascii="Times New Roman" w:eastAsia="MS Mincho" w:hAnsi="Times New Roman" w:cs="Times New Roman"/>
            <w:sz w:val="24"/>
            <w:szCs w:val="24"/>
          </w:rPr>
          <w:t>sensory capability</w:t>
        </w:r>
      </w:ins>
      <w:r>
        <w:rPr>
          <w:rFonts w:ascii="Times New Roman" w:eastAsia="MS Mincho" w:hAnsi="Times New Roman" w:cs="Times New Roman"/>
          <w:sz w:val="24"/>
          <w:szCs w:val="24"/>
        </w:rPr>
        <w:t xml:space="preserve">. </w:t>
      </w:r>
      <w:del w:id="22" w:author="Gabe Streitmatter" w:date="2020-04-08T09:08:00Z">
        <w:r w:rsidDel="00456D0E">
          <w:rPr>
            <w:rFonts w:ascii="Times New Roman" w:eastAsia="MS Mincho" w:hAnsi="Times New Roman" w:cs="Times New Roman"/>
            <w:sz w:val="24"/>
            <w:szCs w:val="24"/>
          </w:rPr>
          <w:delText xml:space="preserve">As demands on manufacturing continue to evolve, </w:delText>
        </w:r>
        <w:commentRangeEnd w:id="16"/>
        <w:r w:rsidR="00456D0E" w:rsidDel="00456D0E">
          <w:rPr>
            <w:rStyle w:val="CommentReference"/>
            <w:rFonts w:ascii="Times New Roman" w:eastAsia="Times New Roman" w:hAnsi="Times New Roman" w:cs="Times New Roman"/>
            <w:kern w:val="14"/>
          </w:rPr>
          <w:commentReference w:id="16"/>
        </w:r>
        <w:r w:rsidDel="00456D0E">
          <w:rPr>
            <w:rFonts w:ascii="Times New Roman" w:eastAsia="MS Mincho" w:hAnsi="Times New Roman" w:cs="Times New Roman"/>
            <w:sz w:val="24"/>
            <w:szCs w:val="24"/>
          </w:rPr>
          <w:delText xml:space="preserve">however, more is required. </w:delText>
        </w:r>
      </w:del>
      <w:r>
        <w:rPr>
          <w:rFonts w:ascii="Times New Roman" w:eastAsia="MS Mincho" w:hAnsi="Times New Roman" w:cs="Times New Roman"/>
          <w:sz w:val="24"/>
          <w:szCs w:val="24"/>
        </w:rPr>
        <w:t>Products</w:t>
      </w:r>
      <w:ins w:id="23" w:author="Gabe Streitmatter" w:date="2020-04-08T09:08:00Z">
        <w:r w:rsidR="00456D0E">
          <w:rPr>
            <w:rFonts w:ascii="Times New Roman" w:eastAsia="MS Mincho" w:hAnsi="Times New Roman" w:cs="Times New Roman"/>
            <w:sz w:val="24"/>
            <w:szCs w:val="24"/>
          </w:rPr>
          <w:t xml:space="preserve"> now</w:t>
        </w:r>
      </w:ins>
      <w:r>
        <w:rPr>
          <w:rFonts w:ascii="Times New Roman" w:eastAsia="MS Mincho" w:hAnsi="Times New Roman" w:cs="Times New Roman"/>
          <w:sz w:val="24"/>
          <w:szCs w:val="24"/>
        </w:rPr>
        <w:t xml:space="preserve"> are experiencing quicker life cycles and increased customization. This means that manufacturing processes </w:t>
      </w:r>
      <w:proofErr w:type="spellStart"/>
      <w:r>
        <w:rPr>
          <w:rFonts w:ascii="Times New Roman" w:eastAsia="MS Mincho" w:hAnsi="Times New Roman" w:cs="Times New Roman"/>
          <w:sz w:val="24"/>
          <w:szCs w:val="24"/>
        </w:rPr>
        <w:t>must</w:t>
      </w:r>
      <w:del w:id="24" w:author="Gabe Streitmatter" w:date="2020-04-08T09:08:00Z">
        <w:r w:rsidDel="00456D0E">
          <w:rPr>
            <w:rFonts w:ascii="Times New Roman" w:eastAsia="MS Mincho" w:hAnsi="Times New Roman" w:cs="Times New Roman"/>
            <w:sz w:val="24"/>
            <w:szCs w:val="24"/>
          </w:rPr>
          <w:delText xml:space="preserve">, in addition to maintaining efficiency and quality, </w:delText>
        </w:r>
      </w:del>
      <w:r>
        <w:rPr>
          <w:rFonts w:ascii="Times New Roman" w:eastAsia="MS Mincho" w:hAnsi="Times New Roman" w:cs="Times New Roman"/>
          <w:sz w:val="24"/>
          <w:szCs w:val="24"/>
        </w:rPr>
        <w:t>be</w:t>
      </w:r>
      <w:proofErr w:type="spellEnd"/>
      <w:r>
        <w:rPr>
          <w:rFonts w:ascii="Times New Roman" w:eastAsia="MS Mincho" w:hAnsi="Times New Roman" w:cs="Times New Roman"/>
          <w:sz w:val="24"/>
          <w:szCs w:val="24"/>
        </w:rPr>
        <w:t xml:space="preserve"> more flexible and adaptable to meet rapidly changing demands.</w:t>
      </w:r>
      <w:r w:rsidR="00B91370">
        <w:rPr>
          <w:rFonts w:ascii="Times New Roman" w:eastAsia="MS Mincho" w:hAnsi="Times New Roman" w:cs="Times New Roman"/>
          <w:sz w:val="24"/>
          <w:szCs w:val="24"/>
        </w:rPr>
        <w:t xml:space="preserve"> This can be accomplished by developing </w:t>
      </w:r>
      <w:r w:rsidR="00CA2B33">
        <w:rPr>
          <w:rFonts w:ascii="Times New Roman" w:eastAsia="MS Mincho" w:hAnsi="Times New Roman" w:cs="Times New Roman"/>
          <w:sz w:val="24"/>
          <w:szCs w:val="24"/>
        </w:rPr>
        <w:t>human-</w:t>
      </w:r>
      <w:r w:rsidR="00B91370">
        <w:rPr>
          <w:rFonts w:ascii="Times New Roman" w:eastAsia="MS Mincho" w:hAnsi="Times New Roman" w:cs="Times New Roman"/>
          <w:sz w:val="24"/>
          <w:szCs w:val="24"/>
        </w:rPr>
        <w:t>robot collaboration (HRC) methodologies</w:t>
      </w:r>
      <w:r w:rsidR="002B3CC4">
        <w:rPr>
          <w:rFonts w:ascii="Times New Roman" w:eastAsia="MS Mincho" w:hAnsi="Times New Roman" w:cs="Times New Roman"/>
          <w:sz w:val="24"/>
          <w:szCs w:val="24"/>
        </w:rPr>
        <w:t xml:space="preserve">; </w:t>
      </w:r>
      <w:r w:rsidR="00B91370">
        <w:rPr>
          <w:rFonts w:ascii="Times New Roman" w:eastAsia="MS Mincho" w:hAnsi="Times New Roman" w:cs="Times New Roman"/>
          <w:sz w:val="24"/>
          <w:szCs w:val="24"/>
        </w:rPr>
        <w:t xml:space="preserve">taking advantage of the speed, power, and precision of robots as well as the creativity </w:t>
      </w:r>
      <w:r w:rsidR="00AC0A2F">
        <w:rPr>
          <w:rFonts w:ascii="Times New Roman" w:eastAsia="MS Mincho" w:hAnsi="Times New Roman" w:cs="Times New Roman"/>
          <w:sz w:val="24"/>
          <w:szCs w:val="24"/>
        </w:rPr>
        <w:t xml:space="preserve">and </w:t>
      </w:r>
      <w:r w:rsidR="00B91370">
        <w:rPr>
          <w:rFonts w:ascii="Times New Roman" w:eastAsia="MS Mincho" w:hAnsi="Times New Roman" w:cs="Times New Roman"/>
          <w:sz w:val="24"/>
          <w:szCs w:val="24"/>
        </w:rPr>
        <w:t>adaptability</w:t>
      </w:r>
      <w:r w:rsidR="00AC0A2F">
        <w:rPr>
          <w:rFonts w:ascii="Times New Roman" w:eastAsia="MS Mincho" w:hAnsi="Times New Roman" w:cs="Times New Roman"/>
          <w:sz w:val="24"/>
          <w:szCs w:val="24"/>
        </w:rPr>
        <w:t xml:space="preserve"> </w:t>
      </w:r>
      <w:r w:rsidR="00B91370">
        <w:rPr>
          <w:rFonts w:ascii="Times New Roman" w:eastAsia="MS Mincho" w:hAnsi="Times New Roman" w:cs="Times New Roman"/>
          <w:sz w:val="24"/>
          <w:szCs w:val="24"/>
        </w:rPr>
        <w:t xml:space="preserve">of humans </w:t>
      </w:r>
      <w:r w:rsidR="00396362">
        <w:rPr>
          <w:rFonts w:ascii="Times New Roman" w:eastAsia="MS Mincho" w:hAnsi="Times New Roman" w:cs="Times New Roman"/>
          <w:sz w:val="24"/>
          <w:szCs w:val="24"/>
        </w:rPr>
        <w:t>(Kruger et al., 2009)</w:t>
      </w:r>
      <w:r w:rsidR="00B91370">
        <w:rPr>
          <w:rFonts w:ascii="Times New Roman" w:eastAsia="MS Mincho" w:hAnsi="Times New Roman" w:cs="Times New Roman"/>
          <w:sz w:val="24"/>
          <w:szCs w:val="24"/>
        </w:rPr>
        <w:t xml:space="preserve">. </w:t>
      </w:r>
      <w:r w:rsidR="00B82A91">
        <w:rPr>
          <w:rFonts w:ascii="Times New Roman" w:eastAsia="MS Mincho" w:hAnsi="Times New Roman" w:cs="Times New Roman"/>
          <w:sz w:val="24"/>
          <w:szCs w:val="24"/>
        </w:rPr>
        <w:t xml:space="preserve">To </w:t>
      </w:r>
      <w:r w:rsidR="00B91370">
        <w:rPr>
          <w:rFonts w:ascii="Times New Roman" w:eastAsia="MS Mincho" w:hAnsi="Times New Roman" w:cs="Times New Roman"/>
          <w:sz w:val="24"/>
          <w:szCs w:val="24"/>
        </w:rPr>
        <w:t xml:space="preserve">do this, robots </w:t>
      </w:r>
      <w:r w:rsidR="00B82A91">
        <w:rPr>
          <w:rFonts w:ascii="Times New Roman" w:eastAsia="MS Mincho" w:hAnsi="Times New Roman" w:cs="Times New Roman"/>
          <w:sz w:val="24"/>
          <w:szCs w:val="24"/>
        </w:rPr>
        <w:t>must be</w:t>
      </w:r>
      <w:r w:rsidR="00B91370">
        <w:rPr>
          <w:rFonts w:ascii="Times New Roman" w:eastAsia="MS Mincho" w:hAnsi="Times New Roman" w:cs="Times New Roman"/>
          <w:sz w:val="24"/>
          <w:szCs w:val="24"/>
        </w:rPr>
        <w:t xml:space="preserve"> flexible enough to operate safely around humans</w:t>
      </w:r>
      <w:r w:rsidR="00E40B60">
        <w:rPr>
          <w:rFonts w:ascii="Times New Roman" w:eastAsia="MS Mincho" w:hAnsi="Times New Roman" w:cs="Times New Roman"/>
          <w:sz w:val="24"/>
          <w:szCs w:val="24"/>
        </w:rPr>
        <w:t xml:space="preserve"> </w:t>
      </w:r>
      <w:r w:rsidR="008219DB">
        <w:rPr>
          <w:rFonts w:ascii="Times New Roman" w:eastAsia="MS Mincho" w:hAnsi="Times New Roman" w:cs="Times New Roman"/>
          <w:sz w:val="24"/>
          <w:szCs w:val="24"/>
        </w:rPr>
        <w:t xml:space="preserve">actively working </w:t>
      </w:r>
      <w:r w:rsidR="00193FDF">
        <w:rPr>
          <w:rFonts w:ascii="Times New Roman" w:eastAsia="MS Mincho" w:hAnsi="Times New Roman" w:cs="Times New Roman"/>
          <w:sz w:val="24"/>
          <w:szCs w:val="24"/>
        </w:rPr>
        <w:t>with</w:t>
      </w:r>
      <w:r w:rsidR="00E40B60">
        <w:rPr>
          <w:rFonts w:ascii="Times New Roman" w:eastAsia="MS Mincho" w:hAnsi="Times New Roman" w:cs="Times New Roman"/>
          <w:sz w:val="24"/>
          <w:szCs w:val="24"/>
        </w:rPr>
        <w:t>in fenceless environments</w:t>
      </w:r>
      <w:r w:rsidR="00B91370">
        <w:rPr>
          <w:rFonts w:ascii="Times New Roman" w:eastAsia="MS Mincho" w:hAnsi="Times New Roman" w:cs="Times New Roman"/>
          <w:sz w:val="24"/>
          <w:szCs w:val="24"/>
        </w:rPr>
        <w:t xml:space="preserve">. </w:t>
      </w:r>
      <w:r w:rsidR="008219DB">
        <w:rPr>
          <w:rFonts w:ascii="Times New Roman" w:eastAsia="MS Mincho" w:hAnsi="Times New Roman" w:cs="Times New Roman"/>
          <w:sz w:val="24"/>
          <w:szCs w:val="24"/>
        </w:rPr>
        <w:t>This further elevates challenges as s</w:t>
      </w:r>
      <w:r w:rsidR="00396362">
        <w:rPr>
          <w:rFonts w:ascii="Times New Roman" w:eastAsia="MS Mincho" w:hAnsi="Times New Roman" w:cs="Times New Roman"/>
          <w:sz w:val="24"/>
          <w:szCs w:val="24"/>
        </w:rPr>
        <w:t>afety</w:t>
      </w:r>
      <w:r w:rsidR="00B91370">
        <w:rPr>
          <w:rFonts w:ascii="Times New Roman" w:eastAsia="MS Mincho" w:hAnsi="Times New Roman" w:cs="Times New Roman"/>
          <w:sz w:val="24"/>
          <w:szCs w:val="24"/>
        </w:rPr>
        <w:t xml:space="preserve"> </w:t>
      </w:r>
      <w:r w:rsidR="00B8767D">
        <w:rPr>
          <w:rFonts w:ascii="Times New Roman" w:eastAsia="MS Mincho" w:hAnsi="Times New Roman" w:cs="Times New Roman"/>
          <w:sz w:val="24"/>
          <w:szCs w:val="24"/>
        </w:rPr>
        <w:lastRenderedPageBreak/>
        <w:t>concerns</w:t>
      </w:r>
      <w:r w:rsidR="00B91370">
        <w:rPr>
          <w:rFonts w:ascii="Times New Roman" w:eastAsia="MS Mincho" w:hAnsi="Times New Roman" w:cs="Times New Roman"/>
          <w:sz w:val="24"/>
          <w:szCs w:val="24"/>
        </w:rPr>
        <w:t xml:space="preserve"> surround unrestricted operation of robots near humans. Before HRC can be implemented, robots must</w:t>
      </w:r>
      <w:r w:rsidR="00396362">
        <w:rPr>
          <w:rFonts w:ascii="Times New Roman" w:eastAsia="MS Mincho" w:hAnsi="Times New Roman" w:cs="Times New Roman"/>
          <w:sz w:val="24"/>
          <w:szCs w:val="24"/>
        </w:rPr>
        <w:t xml:space="preserve"> </w:t>
      </w:r>
      <w:r w:rsidR="00B91370">
        <w:rPr>
          <w:rFonts w:ascii="Times New Roman" w:eastAsia="MS Mincho" w:hAnsi="Times New Roman" w:cs="Times New Roman"/>
          <w:sz w:val="24"/>
          <w:szCs w:val="24"/>
        </w:rPr>
        <w:t>learn to predict and avoid collisions with humans.</w:t>
      </w:r>
    </w:p>
    <w:p w14:paraId="5A8F3952" w14:textId="13A6BE22" w:rsidR="00F10D4A" w:rsidRDefault="00B91370" w:rsidP="00F10D4A">
      <w:pPr>
        <w:spacing w:line="360" w:lineRule="auto"/>
        <w:ind w:firstLine="202"/>
        <w:rPr>
          <w:rFonts w:ascii="Times New Roman" w:eastAsia="MS Mincho" w:hAnsi="Times New Roman" w:cs="Times New Roman"/>
          <w:sz w:val="24"/>
          <w:szCs w:val="24"/>
        </w:rPr>
      </w:pPr>
      <w:r>
        <w:rPr>
          <w:rFonts w:ascii="Times New Roman" w:eastAsia="MS Mincho" w:hAnsi="Times New Roman" w:cs="Times New Roman"/>
          <w:sz w:val="24"/>
          <w:szCs w:val="24"/>
        </w:rPr>
        <w:t xml:space="preserve">In previous work, an </w:t>
      </w:r>
      <w:r w:rsidR="004B4660">
        <w:rPr>
          <w:rFonts w:ascii="Times New Roman" w:eastAsia="MS Mincho" w:hAnsi="Times New Roman" w:cs="Times New Roman"/>
          <w:sz w:val="24"/>
          <w:szCs w:val="24"/>
        </w:rPr>
        <w:t>algorithm for predictive collision detection</w:t>
      </w:r>
      <w:r>
        <w:rPr>
          <w:rFonts w:ascii="Times New Roman" w:eastAsia="MS Mincho" w:hAnsi="Times New Roman" w:cs="Times New Roman"/>
          <w:sz w:val="24"/>
          <w:szCs w:val="24"/>
        </w:rPr>
        <w:t xml:space="preserve"> was </w:t>
      </w:r>
      <w:r w:rsidR="002B0EDD">
        <w:rPr>
          <w:rFonts w:ascii="Times New Roman" w:eastAsia="MS Mincho" w:hAnsi="Times New Roman" w:cs="Times New Roman"/>
          <w:sz w:val="24"/>
          <w:szCs w:val="24"/>
        </w:rPr>
        <w:t>developed t</w:t>
      </w:r>
      <w:r w:rsidR="004B4660">
        <w:rPr>
          <w:rFonts w:ascii="Times New Roman" w:eastAsia="MS Mincho" w:hAnsi="Times New Roman" w:cs="Times New Roman"/>
          <w:sz w:val="24"/>
          <w:szCs w:val="24"/>
        </w:rPr>
        <w:t xml:space="preserve">o enable a robot to forecast its motion </w:t>
      </w:r>
      <w:r w:rsidR="00810612">
        <w:rPr>
          <w:rFonts w:ascii="Times New Roman" w:eastAsia="MS Mincho" w:hAnsi="Times New Roman" w:cs="Times New Roman"/>
          <w:sz w:val="24"/>
          <w:szCs w:val="24"/>
        </w:rPr>
        <w:t xml:space="preserve">amongst moving </w:t>
      </w:r>
      <w:r w:rsidR="00994985">
        <w:rPr>
          <w:rFonts w:ascii="Times New Roman" w:eastAsia="MS Mincho" w:hAnsi="Times New Roman" w:cs="Times New Roman"/>
          <w:sz w:val="24"/>
          <w:szCs w:val="24"/>
        </w:rPr>
        <w:t xml:space="preserve">ellipse shaped </w:t>
      </w:r>
      <w:r w:rsidR="00810612">
        <w:rPr>
          <w:rFonts w:ascii="Times New Roman" w:eastAsia="MS Mincho" w:hAnsi="Times New Roman" w:cs="Times New Roman"/>
          <w:sz w:val="24"/>
          <w:szCs w:val="24"/>
        </w:rPr>
        <w:t>object</w:t>
      </w:r>
      <w:r w:rsidR="00994985">
        <w:rPr>
          <w:rFonts w:ascii="Times New Roman" w:eastAsia="MS Mincho" w:hAnsi="Times New Roman" w:cs="Times New Roman"/>
          <w:sz w:val="24"/>
          <w:szCs w:val="24"/>
        </w:rPr>
        <w:t xml:space="preserve"> profile</w:t>
      </w:r>
      <w:r w:rsidR="00810612">
        <w:rPr>
          <w:rFonts w:ascii="Times New Roman" w:eastAsia="MS Mincho" w:hAnsi="Times New Roman" w:cs="Times New Roman"/>
          <w:sz w:val="24"/>
          <w:szCs w:val="24"/>
        </w:rPr>
        <w:t xml:space="preserve">s </w:t>
      </w:r>
      <w:r w:rsidR="00F10D4A">
        <w:rPr>
          <w:rFonts w:ascii="Times New Roman" w:eastAsia="MS Mincho" w:hAnsi="Times New Roman" w:cs="Times New Roman"/>
          <w:sz w:val="24"/>
          <w:szCs w:val="24"/>
        </w:rPr>
        <w:t>to</w:t>
      </w:r>
      <w:r w:rsidR="004B4660">
        <w:rPr>
          <w:rFonts w:ascii="Times New Roman" w:eastAsia="MS Mincho" w:hAnsi="Times New Roman" w:cs="Times New Roman"/>
          <w:sz w:val="24"/>
          <w:szCs w:val="24"/>
        </w:rPr>
        <w:t xml:space="preserve"> identify collisions. </w:t>
      </w:r>
      <w:r>
        <w:rPr>
          <w:rFonts w:ascii="Times New Roman" w:eastAsia="MS Mincho" w:hAnsi="Times New Roman" w:cs="Times New Roman"/>
          <w:sz w:val="24"/>
          <w:szCs w:val="24"/>
        </w:rPr>
        <w:t xml:space="preserve">Coons patches were leveraged to approximate the robot’s position throughout time </w:t>
      </w:r>
      <w:r w:rsidR="007A1423">
        <w:rPr>
          <w:rFonts w:ascii="Times New Roman" w:eastAsia="MS Mincho" w:hAnsi="Times New Roman" w:cs="Times New Roman"/>
          <w:sz w:val="24"/>
          <w:szCs w:val="24"/>
        </w:rPr>
        <w:t>as a</w:t>
      </w:r>
      <w:r>
        <w:rPr>
          <w:rFonts w:ascii="Times New Roman" w:eastAsia="MS Mincho" w:hAnsi="Times New Roman" w:cs="Times New Roman"/>
          <w:sz w:val="24"/>
          <w:szCs w:val="24"/>
        </w:rPr>
        <w:t xml:space="preserve"> </w:t>
      </w:r>
      <w:r w:rsidR="002B0EDD">
        <w:rPr>
          <w:rFonts w:ascii="Times New Roman" w:eastAsia="MS Mincho" w:hAnsi="Times New Roman" w:cs="Times New Roman"/>
          <w:sz w:val="24"/>
          <w:szCs w:val="24"/>
        </w:rPr>
        <w:t>swept volume</w:t>
      </w:r>
      <w:r w:rsidR="008A1879">
        <w:rPr>
          <w:rFonts w:ascii="Times New Roman" w:eastAsia="MS Mincho" w:hAnsi="Times New Roman" w:cs="Times New Roman"/>
          <w:sz w:val="24"/>
          <w:szCs w:val="24"/>
        </w:rPr>
        <w:t xml:space="preserve"> </w:t>
      </w:r>
      <w:r w:rsidR="00396362">
        <w:rPr>
          <w:rFonts w:ascii="Times New Roman" w:eastAsia="MS Mincho" w:hAnsi="Times New Roman" w:cs="Times New Roman"/>
          <w:sz w:val="24"/>
          <w:szCs w:val="24"/>
        </w:rPr>
        <w:t xml:space="preserve">(Streitmatter </w:t>
      </w:r>
      <w:r w:rsidR="00B0009B">
        <w:rPr>
          <w:rFonts w:ascii="Times New Roman" w:eastAsia="MS Mincho" w:hAnsi="Times New Roman" w:cs="Times New Roman"/>
          <w:sz w:val="24"/>
          <w:szCs w:val="24"/>
        </w:rPr>
        <w:t xml:space="preserve">and </w:t>
      </w:r>
      <w:r w:rsidR="00396362">
        <w:rPr>
          <w:rFonts w:ascii="Times New Roman" w:eastAsia="MS Mincho" w:hAnsi="Times New Roman" w:cs="Times New Roman"/>
          <w:sz w:val="24"/>
          <w:szCs w:val="24"/>
        </w:rPr>
        <w:t>Wiens, 2020)</w:t>
      </w:r>
      <w:r>
        <w:rPr>
          <w:rFonts w:ascii="Times New Roman" w:eastAsia="MS Mincho" w:hAnsi="Times New Roman" w:cs="Times New Roman"/>
          <w:sz w:val="24"/>
          <w:szCs w:val="24"/>
        </w:rPr>
        <w:t xml:space="preserve">. </w:t>
      </w:r>
      <w:r w:rsidR="007A1423">
        <w:rPr>
          <w:rFonts w:ascii="Times New Roman" w:eastAsia="MS Mincho" w:hAnsi="Times New Roman" w:cs="Times New Roman"/>
          <w:sz w:val="24"/>
          <w:szCs w:val="24"/>
        </w:rPr>
        <w:t xml:space="preserve">In this paper, the algorithm is </w:t>
      </w:r>
      <w:r w:rsidR="00B0009B">
        <w:rPr>
          <w:rFonts w:ascii="Times New Roman" w:eastAsia="MS Mincho" w:hAnsi="Times New Roman" w:cs="Times New Roman"/>
          <w:sz w:val="24"/>
          <w:szCs w:val="24"/>
        </w:rPr>
        <w:t>extended</w:t>
      </w:r>
      <w:r>
        <w:rPr>
          <w:rFonts w:ascii="Times New Roman" w:eastAsia="MS Mincho" w:hAnsi="Times New Roman" w:cs="Times New Roman"/>
          <w:sz w:val="24"/>
          <w:szCs w:val="24"/>
        </w:rPr>
        <w:t xml:space="preserve"> to model </w:t>
      </w:r>
      <w:r w:rsidR="00DB7020">
        <w:rPr>
          <w:rFonts w:ascii="Times New Roman" w:eastAsia="MS Mincho" w:hAnsi="Times New Roman" w:cs="Times New Roman"/>
          <w:sz w:val="24"/>
          <w:szCs w:val="24"/>
        </w:rPr>
        <w:t xml:space="preserve">the articulated, multi-link </w:t>
      </w:r>
      <w:r w:rsidR="00CE4A33">
        <w:rPr>
          <w:rFonts w:ascii="Times New Roman" w:eastAsia="MS Mincho" w:hAnsi="Times New Roman" w:cs="Times New Roman"/>
          <w:sz w:val="24"/>
          <w:szCs w:val="24"/>
        </w:rPr>
        <w:t>body trajectories</w:t>
      </w:r>
      <w:r w:rsidR="00DB7020">
        <w:rPr>
          <w:rFonts w:ascii="Times New Roman" w:eastAsia="MS Mincho" w:hAnsi="Times New Roman" w:cs="Times New Roman"/>
          <w:sz w:val="24"/>
          <w:szCs w:val="24"/>
        </w:rPr>
        <w:t xml:space="preserve"> of </w:t>
      </w:r>
      <w:r w:rsidR="00852332">
        <w:rPr>
          <w:rFonts w:ascii="Times New Roman" w:eastAsia="MS Mincho" w:hAnsi="Times New Roman" w:cs="Times New Roman"/>
          <w:sz w:val="24"/>
          <w:szCs w:val="24"/>
        </w:rPr>
        <w:t>the</w:t>
      </w:r>
      <w:r>
        <w:rPr>
          <w:rFonts w:ascii="Times New Roman" w:eastAsia="MS Mincho" w:hAnsi="Times New Roman" w:cs="Times New Roman"/>
          <w:sz w:val="24"/>
          <w:szCs w:val="24"/>
        </w:rPr>
        <w:t xml:space="preserve"> human </w:t>
      </w:r>
      <w:r w:rsidR="007A1423">
        <w:rPr>
          <w:rFonts w:ascii="Times New Roman" w:eastAsia="MS Mincho" w:hAnsi="Times New Roman" w:cs="Times New Roman"/>
          <w:sz w:val="24"/>
          <w:szCs w:val="24"/>
        </w:rPr>
        <w:t>to predict</w:t>
      </w:r>
      <w:r>
        <w:rPr>
          <w:rFonts w:ascii="Times New Roman" w:eastAsia="MS Mincho" w:hAnsi="Times New Roman" w:cs="Times New Roman"/>
          <w:sz w:val="24"/>
          <w:szCs w:val="24"/>
        </w:rPr>
        <w:t xml:space="preserve"> </w:t>
      </w:r>
      <w:r w:rsidR="00AE3F48">
        <w:rPr>
          <w:rFonts w:ascii="Times New Roman" w:eastAsia="MS Mincho" w:hAnsi="Times New Roman" w:cs="Times New Roman"/>
          <w:sz w:val="24"/>
          <w:szCs w:val="24"/>
        </w:rPr>
        <w:t xml:space="preserve">collisions between </w:t>
      </w:r>
      <w:r w:rsidR="007A1423">
        <w:rPr>
          <w:rFonts w:ascii="Times New Roman" w:eastAsia="MS Mincho" w:hAnsi="Times New Roman" w:cs="Times New Roman"/>
          <w:sz w:val="24"/>
          <w:szCs w:val="24"/>
        </w:rPr>
        <w:t xml:space="preserve">a </w:t>
      </w:r>
      <w:r w:rsidR="00AE3F48">
        <w:rPr>
          <w:rFonts w:ascii="Times New Roman" w:eastAsia="MS Mincho" w:hAnsi="Times New Roman" w:cs="Times New Roman"/>
          <w:sz w:val="24"/>
          <w:szCs w:val="24"/>
        </w:rPr>
        <w:t xml:space="preserve">robot and human. </w:t>
      </w:r>
      <w:r w:rsidR="004B4660">
        <w:rPr>
          <w:rFonts w:ascii="Times New Roman" w:eastAsia="MS Mincho" w:hAnsi="Times New Roman" w:cs="Times New Roman"/>
          <w:sz w:val="24"/>
          <w:szCs w:val="24"/>
        </w:rPr>
        <w:t>This paper contribut</w:t>
      </w:r>
      <w:r w:rsidR="007A1423">
        <w:rPr>
          <w:rFonts w:ascii="Times New Roman" w:eastAsia="MS Mincho" w:hAnsi="Times New Roman" w:cs="Times New Roman"/>
          <w:sz w:val="24"/>
          <w:szCs w:val="24"/>
        </w:rPr>
        <w:t>es</w:t>
      </w:r>
      <w:r w:rsidR="004B4660">
        <w:rPr>
          <w:rFonts w:ascii="Times New Roman" w:eastAsia="MS Mincho" w:hAnsi="Times New Roman" w:cs="Times New Roman"/>
          <w:sz w:val="24"/>
          <w:szCs w:val="24"/>
        </w:rPr>
        <w:t xml:space="preserve"> to a </w:t>
      </w:r>
      <w:r w:rsidR="006A3ED2">
        <w:rPr>
          <w:rFonts w:ascii="Times New Roman" w:eastAsia="MS Mincho" w:hAnsi="Times New Roman" w:cs="Times New Roman"/>
          <w:sz w:val="24"/>
          <w:szCs w:val="24"/>
        </w:rPr>
        <w:t xml:space="preserve">multi-university/industry/national laboratory </w:t>
      </w:r>
      <w:r w:rsidR="004B4660">
        <w:rPr>
          <w:rFonts w:ascii="Times New Roman" w:eastAsia="MS Mincho" w:hAnsi="Times New Roman" w:cs="Times New Roman"/>
          <w:sz w:val="24"/>
          <w:szCs w:val="24"/>
        </w:rPr>
        <w:t xml:space="preserve">collaborative </w:t>
      </w:r>
      <w:r w:rsidR="006A3ED2">
        <w:rPr>
          <w:rFonts w:ascii="Times New Roman" w:eastAsia="MS Mincho" w:hAnsi="Times New Roman" w:cs="Times New Roman"/>
          <w:sz w:val="24"/>
          <w:szCs w:val="24"/>
        </w:rPr>
        <w:t xml:space="preserve">research </w:t>
      </w:r>
      <w:r w:rsidR="004B4660">
        <w:rPr>
          <w:rFonts w:ascii="Times New Roman" w:eastAsia="MS Mincho" w:hAnsi="Times New Roman" w:cs="Times New Roman"/>
          <w:sz w:val="24"/>
          <w:szCs w:val="24"/>
        </w:rPr>
        <w:t xml:space="preserve">effort </w:t>
      </w:r>
      <w:r w:rsidR="002B0EDD">
        <w:rPr>
          <w:rFonts w:ascii="Times New Roman" w:eastAsia="MS Mincho" w:hAnsi="Times New Roman" w:cs="Times New Roman"/>
          <w:sz w:val="24"/>
          <w:szCs w:val="24"/>
        </w:rPr>
        <w:t>to</w:t>
      </w:r>
      <w:r w:rsidR="00AE3F48">
        <w:rPr>
          <w:rFonts w:ascii="Times New Roman" w:eastAsia="MS Mincho" w:hAnsi="Times New Roman" w:cs="Times New Roman"/>
          <w:sz w:val="24"/>
          <w:szCs w:val="24"/>
        </w:rPr>
        <w:t xml:space="preserve"> develop</w:t>
      </w:r>
      <w:r w:rsidR="004B4660">
        <w:rPr>
          <w:rFonts w:ascii="Times New Roman" w:eastAsia="MS Mincho" w:hAnsi="Times New Roman" w:cs="Times New Roman"/>
          <w:sz w:val="24"/>
          <w:szCs w:val="24"/>
        </w:rPr>
        <w:t xml:space="preserve"> HRC</w:t>
      </w:r>
      <w:r w:rsidR="00AE3F48">
        <w:rPr>
          <w:rFonts w:ascii="Times New Roman" w:eastAsia="MS Mincho" w:hAnsi="Times New Roman" w:cs="Times New Roman"/>
          <w:sz w:val="24"/>
          <w:szCs w:val="24"/>
        </w:rPr>
        <w:t xml:space="preserve"> techniques</w:t>
      </w:r>
      <w:r w:rsidR="006A3ED2">
        <w:rPr>
          <w:rFonts w:ascii="Times New Roman" w:eastAsia="MS Mincho" w:hAnsi="Times New Roman" w:cs="Times New Roman"/>
          <w:sz w:val="24"/>
          <w:szCs w:val="24"/>
        </w:rPr>
        <w:t xml:space="preserve"> for</w:t>
      </w:r>
      <w:r w:rsidR="004B4660">
        <w:rPr>
          <w:rFonts w:ascii="Times New Roman" w:eastAsia="MS Mincho" w:hAnsi="Times New Roman" w:cs="Times New Roman"/>
          <w:sz w:val="24"/>
          <w:szCs w:val="24"/>
        </w:rPr>
        <w:t xml:space="preserve"> sensing of dynamic </w:t>
      </w:r>
      <w:r w:rsidR="004B4660" w:rsidRPr="00061124">
        <w:rPr>
          <w:rFonts w:ascii="Times New Roman" w:eastAsia="MS Mincho" w:hAnsi="Times New Roman" w:cs="Times New Roman"/>
          <w:sz w:val="24"/>
          <w:szCs w:val="24"/>
        </w:rPr>
        <w:t xml:space="preserve">environments, </w:t>
      </w:r>
      <w:r w:rsidR="00C03946" w:rsidRPr="00061124">
        <w:rPr>
          <w:rFonts w:ascii="Times New Roman" w:eastAsia="MS Mincho" w:hAnsi="Times New Roman" w:cs="Times New Roman"/>
          <w:sz w:val="24"/>
          <w:szCs w:val="24"/>
        </w:rPr>
        <w:t xml:space="preserve">forecasting </w:t>
      </w:r>
      <w:r w:rsidR="007832D6" w:rsidRPr="00061124">
        <w:rPr>
          <w:rFonts w:ascii="Times New Roman" w:eastAsia="MS Mincho" w:hAnsi="Times New Roman" w:cs="Times New Roman"/>
          <w:sz w:val="24"/>
          <w:szCs w:val="24"/>
        </w:rPr>
        <w:t>change in the</w:t>
      </w:r>
      <w:r w:rsidR="00C03946" w:rsidRPr="00061124">
        <w:rPr>
          <w:rFonts w:ascii="Times New Roman" w:eastAsia="MS Mincho" w:hAnsi="Times New Roman" w:cs="Times New Roman"/>
          <w:sz w:val="24"/>
          <w:szCs w:val="24"/>
        </w:rPr>
        <w:t xml:space="preserve"> environment</w:t>
      </w:r>
      <w:r w:rsidR="004B4660" w:rsidRPr="00061124">
        <w:rPr>
          <w:rFonts w:ascii="Times New Roman" w:eastAsia="MS Mincho" w:hAnsi="Times New Roman" w:cs="Times New Roman"/>
          <w:sz w:val="24"/>
          <w:szCs w:val="24"/>
        </w:rPr>
        <w:t xml:space="preserve">, and enabling robots to </w:t>
      </w:r>
      <w:r w:rsidR="00C03946" w:rsidRPr="00061124">
        <w:rPr>
          <w:rFonts w:ascii="Times New Roman" w:eastAsia="MS Mincho" w:hAnsi="Times New Roman" w:cs="Times New Roman"/>
          <w:sz w:val="24"/>
          <w:szCs w:val="24"/>
        </w:rPr>
        <w:t>respond</w:t>
      </w:r>
      <w:r w:rsidR="004B4660" w:rsidRPr="00061124">
        <w:rPr>
          <w:rFonts w:ascii="Times New Roman" w:eastAsia="MS Mincho" w:hAnsi="Times New Roman" w:cs="Times New Roman"/>
          <w:sz w:val="24"/>
          <w:szCs w:val="24"/>
        </w:rPr>
        <w:t xml:space="preserve"> safe</w:t>
      </w:r>
      <w:r w:rsidR="00C03946" w:rsidRPr="00061124">
        <w:rPr>
          <w:rFonts w:ascii="Times New Roman" w:eastAsia="MS Mincho" w:hAnsi="Times New Roman" w:cs="Times New Roman"/>
          <w:sz w:val="24"/>
          <w:szCs w:val="24"/>
        </w:rPr>
        <w:t>l</w:t>
      </w:r>
      <w:r w:rsidR="004B4660" w:rsidRPr="00061124">
        <w:rPr>
          <w:rFonts w:ascii="Times New Roman" w:eastAsia="MS Mincho" w:hAnsi="Times New Roman" w:cs="Times New Roman"/>
          <w:sz w:val="24"/>
          <w:szCs w:val="24"/>
        </w:rPr>
        <w:t>y and productiv</w:t>
      </w:r>
      <w:r w:rsidR="00C03946" w:rsidRPr="00061124">
        <w:rPr>
          <w:rFonts w:ascii="Times New Roman" w:eastAsia="MS Mincho" w:hAnsi="Times New Roman" w:cs="Times New Roman"/>
          <w:sz w:val="24"/>
          <w:szCs w:val="24"/>
        </w:rPr>
        <w:t>ely</w:t>
      </w:r>
      <w:r w:rsidR="00F10D4A" w:rsidRPr="00061124">
        <w:rPr>
          <w:rFonts w:ascii="Times New Roman" w:eastAsia="MS Mincho" w:hAnsi="Times New Roman" w:cs="Times New Roman"/>
          <w:sz w:val="24"/>
          <w:szCs w:val="24"/>
        </w:rPr>
        <w:t xml:space="preserve"> </w:t>
      </w:r>
      <w:r w:rsidR="00396362" w:rsidRPr="00061124">
        <w:rPr>
          <w:rFonts w:ascii="Times New Roman" w:eastAsia="MS Mincho" w:hAnsi="Times New Roman" w:cs="Times New Roman"/>
          <w:sz w:val="24"/>
          <w:szCs w:val="24"/>
        </w:rPr>
        <w:t>(</w:t>
      </w:r>
      <w:r w:rsidR="00061124" w:rsidRPr="00F04846">
        <w:rPr>
          <w:rFonts w:ascii="Times New Roman" w:hAnsi="Times New Roman" w:cs="Times New Roman"/>
          <w:snapToGrid w:val="0"/>
          <w:color w:val="000000"/>
          <w:sz w:val="24"/>
          <w:szCs w:val="24"/>
        </w:rPr>
        <w:t>Y</w:t>
      </w:r>
      <w:r w:rsidR="00061124">
        <w:rPr>
          <w:rFonts w:ascii="Times New Roman" w:hAnsi="Times New Roman" w:cs="Times New Roman"/>
          <w:snapToGrid w:val="0"/>
          <w:color w:val="000000"/>
          <w:sz w:val="24"/>
          <w:szCs w:val="24"/>
        </w:rPr>
        <w:t>in et al., 2018</w:t>
      </w:r>
      <w:r w:rsidR="00396362" w:rsidRPr="00061124">
        <w:rPr>
          <w:rFonts w:ascii="Times New Roman" w:eastAsia="MS Mincho" w:hAnsi="Times New Roman" w:cs="Times New Roman"/>
          <w:sz w:val="24"/>
          <w:szCs w:val="24"/>
        </w:rPr>
        <w:t>)</w:t>
      </w:r>
      <w:r w:rsidR="004B4660" w:rsidRPr="00061124">
        <w:rPr>
          <w:rFonts w:ascii="Times New Roman" w:eastAsia="MS Mincho" w:hAnsi="Times New Roman" w:cs="Times New Roman"/>
          <w:sz w:val="24"/>
          <w:szCs w:val="24"/>
        </w:rPr>
        <w:t>.</w:t>
      </w:r>
      <w:r w:rsidR="00F10D4A" w:rsidRPr="00061124">
        <w:rPr>
          <w:rFonts w:ascii="Times New Roman" w:eastAsia="MS Mincho" w:hAnsi="Times New Roman" w:cs="Times New Roman"/>
          <w:sz w:val="24"/>
          <w:szCs w:val="24"/>
        </w:rPr>
        <w:t xml:space="preserve"> </w:t>
      </w:r>
      <w:r w:rsidR="00C03946" w:rsidRPr="00061124">
        <w:rPr>
          <w:rFonts w:ascii="Times New Roman" w:eastAsia="MS Mincho" w:hAnsi="Times New Roman" w:cs="Times New Roman"/>
          <w:sz w:val="24"/>
          <w:szCs w:val="24"/>
        </w:rPr>
        <w:t xml:space="preserve">The </w:t>
      </w:r>
      <w:r w:rsidR="007832D6" w:rsidRPr="00061124">
        <w:rPr>
          <w:rFonts w:ascii="Times New Roman" w:eastAsia="MS Mincho" w:hAnsi="Times New Roman" w:cs="Times New Roman"/>
          <w:sz w:val="24"/>
          <w:szCs w:val="24"/>
        </w:rPr>
        <w:t xml:space="preserve">algorithm </w:t>
      </w:r>
      <w:r w:rsidR="00C03946" w:rsidRPr="00061124">
        <w:rPr>
          <w:rFonts w:ascii="Times New Roman" w:eastAsia="MS Mincho" w:hAnsi="Times New Roman" w:cs="Times New Roman"/>
          <w:sz w:val="24"/>
          <w:szCs w:val="24"/>
        </w:rPr>
        <w:t xml:space="preserve">in this paper will </w:t>
      </w:r>
      <w:r w:rsidR="007832D6" w:rsidRPr="00061124">
        <w:rPr>
          <w:rFonts w:ascii="Times New Roman" w:eastAsia="MS Mincho" w:hAnsi="Times New Roman" w:cs="Times New Roman"/>
          <w:sz w:val="24"/>
          <w:szCs w:val="24"/>
        </w:rPr>
        <w:t>contribute</w:t>
      </w:r>
      <w:r w:rsidR="007832D6">
        <w:rPr>
          <w:rFonts w:ascii="Times New Roman" w:eastAsia="MS Mincho" w:hAnsi="Times New Roman" w:cs="Times New Roman"/>
          <w:sz w:val="24"/>
          <w:szCs w:val="24"/>
        </w:rPr>
        <w:t xml:space="preserve"> to</w:t>
      </w:r>
      <w:r w:rsidR="00C03946">
        <w:rPr>
          <w:rFonts w:ascii="Times New Roman" w:eastAsia="MS Mincho" w:hAnsi="Times New Roman" w:cs="Times New Roman"/>
          <w:sz w:val="24"/>
          <w:szCs w:val="24"/>
        </w:rPr>
        <w:t xml:space="preserve"> a</w:t>
      </w:r>
      <w:r w:rsidR="00B82A91">
        <w:rPr>
          <w:rFonts w:ascii="Times New Roman" w:eastAsia="MS Mincho" w:hAnsi="Times New Roman" w:cs="Times New Roman"/>
          <w:sz w:val="24"/>
          <w:szCs w:val="24"/>
        </w:rPr>
        <w:t>n</w:t>
      </w:r>
      <w:r w:rsidR="00C03946">
        <w:rPr>
          <w:rFonts w:ascii="Times New Roman" w:eastAsia="MS Mincho" w:hAnsi="Times New Roman" w:cs="Times New Roman"/>
          <w:sz w:val="24"/>
          <w:szCs w:val="24"/>
        </w:rPr>
        <w:t xml:space="preserve"> </w:t>
      </w:r>
      <w:r w:rsidR="00E10B83">
        <w:rPr>
          <w:rFonts w:ascii="Times New Roman" w:eastAsia="MS Mincho" w:hAnsi="Times New Roman" w:cs="Times New Roman"/>
          <w:sz w:val="24"/>
          <w:szCs w:val="24"/>
        </w:rPr>
        <w:t xml:space="preserve">HRC </w:t>
      </w:r>
      <w:r w:rsidR="00F10D4A">
        <w:rPr>
          <w:rFonts w:ascii="Times New Roman" w:eastAsia="MS Mincho" w:hAnsi="Times New Roman" w:cs="Times New Roman"/>
          <w:sz w:val="24"/>
          <w:szCs w:val="24"/>
        </w:rPr>
        <w:t xml:space="preserve">Proactive Adaptive Collaborative Intelligence (PACI) module used to control robot motion and operation </w:t>
      </w:r>
      <w:r w:rsidR="00396362">
        <w:rPr>
          <w:rFonts w:ascii="Times New Roman" w:eastAsia="MS Mincho" w:hAnsi="Times New Roman" w:cs="Times New Roman"/>
          <w:sz w:val="24"/>
          <w:szCs w:val="24"/>
        </w:rPr>
        <w:t>(</w:t>
      </w:r>
      <w:proofErr w:type="spellStart"/>
      <w:r w:rsidR="00396362">
        <w:rPr>
          <w:rFonts w:ascii="Times New Roman" w:eastAsia="MS Mincho" w:hAnsi="Times New Roman" w:cs="Times New Roman"/>
          <w:sz w:val="24"/>
          <w:szCs w:val="24"/>
        </w:rPr>
        <w:t>Nicora</w:t>
      </w:r>
      <w:proofErr w:type="spellEnd"/>
      <w:r w:rsidR="00396362">
        <w:rPr>
          <w:rFonts w:ascii="Times New Roman" w:eastAsia="MS Mincho" w:hAnsi="Times New Roman" w:cs="Times New Roman"/>
          <w:sz w:val="24"/>
          <w:szCs w:val="24"/>
        </w:rPr>
        <w:t xml:space="preserve"> et al., 2020)</w:t>
      </w:r>
      <w:r w:rsidR="00F10D4A">
        <w:rPr>
          <w:rFonts w:ascii="Times New Roman" w:eastAsia="MS Mincho" w:hAnsi="Times New Roman" w:cs="Times New Roman"/>
          <w:sz w:val="24"/>
          <w:szCs w:val="24"/>
        </w:rPr>
        <w:t>.</w:t>
      </w:r>
    </w:p>
    <w:p w14:paraId="1482FB0F" w14:textId="56891C54" w:rsidR="00484DDE" w:rsidRDefault="00484DDE" w:rsidP="00484DDE">
      <w:pPr>
        <w:pStyle w:val="First-levelHeading-JUR"/>
        <w:rPr>
          <w:szCs w:val="24"/>
        </w:rPr>
      </w:pPr>
      <w:r>
        <w:rPr>
          <w:szCs w:val="24"/>
        </w:rPr>
        <w:t>Related Work</w:t>
      </w:r>
    </w:p>
    <w:p w14:paraId="6B96D688" w14:textId="784C641D" w:rsidR="00484DDE" w:rsidRDefault="00484DDE" w:rsidP="0088619D">
      <w:pPr>
        <w:spacing w:line="360" w:lineRule="auto"/>
        <w:ind w:firstLine="360"/>
        <w:rPr>
          <w:rFonts w:ascii="Times New Roman" w:hAnsi="Times New Roman" w:cs="Times New Roman"/>
          <w:sz w:val="24"/>
          <w:szCs w:val="24"/>
        </w:rPr>
      </w:pPr>
      <w:r w:rsidRPr="00484DDE">
        <w:rPr>
          <w:rFonts w:ascii="Times New Roman" w:hAnsi="Times New Roman" w:cs="Times New Roman"/>
          <w:sz w:val="24"/>
          <w:szCs w:val="24"/>
        </w:rPr>
        <w:t>One of the simplest and fastest ways of performing predictive collision detection is to employ “</w:t>
      </w:r>
      <w:r w:rsidRPr="00484DDE">
        <w:rPr>
          <w:rFonts w:ascii="Times New Roman" w:hAnsi="Times New Roman" w:cs="Times New Roman"/>
          <w:i/>
          <w:iCs/>
          <w:sz w:val="24"/>
          <w:szCs w:val="24"/>
        </w:rPr>
        <w:t>Multiple Interference Detection”.</w:t>
      </w:r>
      <w:r w:rsidRPr="00484DDE">
        <w:rPr>
          <w:rFonts w:ascii="Times New Roman" w:hAnsi="Times New Roman" w:cs="Times New Roman"/>
          <w:sz w:val="24"/>
          <w:szCs w:val="24"/>
        </w:rPr>
        <w:t xml:space="preserve"> </w:t>
      </w:r>
      <w:r w:rsidR="00C03946">
        <w:rPr>
          <w:rFonts w:ascii="Times New Roman" w:hAnsi="Times New Roman" w:cs="Times New Roman"/>
          <w:sz w:val="24"/>
          <w:szCs w:val="24"/>
        </w:rPr>
        <w:t>In this process</w:t>
      </w:r>
      <w:r w:rsidRPr="00484DDE">
        <w:rPr>
          <w:rFonts w:ascii="Times New Roman" w:hAnsi="Times New Roman" w:cs="Times New Roman"/>
          <w:sz w:val="24"/>
          <w:szCs w:val="24"/>
        </w:rPr>
        <w:t xml:space="preserve"> a representative set of configurations throughout the robot’s trajectory </w:t>
      </w:r>
      <w:r w:rsidR="00C03946">
        <w:rPr>
          <w:rFonts w:ascii="Times New Roman" w:hAnsi="Times New Roman" w:cs="Times New Roman"/>
          <w:sz w:val="24"/>
          <w:szCs w:val="24"/>
        </w:rPr>
        <w:t>are</w:t>
      </w:r>
      <w:r w:rsidRPr="00484DDE">
        <w:rPr>
          <w:rFonts w:ascii="Times New Roman" w:hAnsi="Times New Roman" w:cs="Times New Roman"/>
          <w:sz w:val="24"/>
          <w:szCs w:val="24"/>
        </w:rPr>
        <w:t xml:space="preserve"> check</w:t>
      </w:r>
      <w:r w:rsidR="00C03946">
        <w:rPr>
          <w:rFonts w:ascii="Times New Roman" w:hAnsi="Times New Roman" w:cs="Times New Roman"/>
          <w:sz w:val="24"/>
          <w:szCs w:val="24"/>
        </w:rPr>
        <w:t>ed</w:t>
      </w:r>
      <w:r w:rsidRPr="00484DDE">
        <w:rPr>
          <w:rFonts w:ascii="Times New Roman" w:hAnsi="Times New Roman" w:cs="Times New Roman"/>
          <w:sz w:val="24"/>
          <w:szCs w:val="24"/>
        </w:rPr>
        <w:t xml:space="preserve"> for interference. </w:t>
      </w:r>
      <w:r w:rsidR="00C03946">
        <w:rPr>
          <w:rFonts w:ascii="Times New Roman" w:hAnsi="Times New Roman" w:cs="Times New Roman"/>
          <w:sz w:val="24"/>
          <w:szCs w:val="24"/>
        </w:rPr>
        <w:t>If, however, the sampling frequency is too low, collisions can be missed</w:t>
      </w:r>
      <w:r w:rsidRPr="00484DDE">
        <w:rPr>
          <w:rFonts w:ascii="Times New Roman" w:hAnsi="Times New Roman" w:cs="Times New Roman"/>
          <w:sz w:val="24"/>
          <w:szCs w:val="24"/>
        </w:rPr>
        <w:t xml:space="preserve">. </w:t>
      </w:r>
      <w:r w:rsidR="00C03946">
        <w:rPr>
          <w:rFonts w:ascii="Times New Roman" w:hAnsi="Times New Roman" w:cs="Times New Roman"/>
          <w:sz w:val="24"/>
          <w:szCs w:val="24"/>
        </w:rPr>
        <w:t>Another more robust approach is</w:t>
      </w:r>
      <w:r w:rsidRPr="00484DDE">
        <w:rPr>
          <w:rFonts w:ascii="Times New Roman" w:hAnsi="Times New Roman" w:cs="Times New Roman"/>
          <w:sz w:val="24"/>
          <w:szCs w:val="24"/>
        </w:rPr>
        <w:t xml:space="preserve"> “</w:t>
      </w:r>
      <w:r w:rsidRPr="00484DDE">
        <w:rPr>
          <w:rFonts w:ascii="Times New Roman" w:hAnsi="Times New Roman" w:cs="Times New Roman"/>
          <w:i/>
          <w:iCs/>
          <w:sz w:val="24"/>
          <w:szCs w:val="24"/>
        </w:rPr>
        <w:t>Swept Volume Interference</w:t>
      </w:r>
      <w:r w:rsidRPr="00484DDE">
        <w:rPr>
          <w:rFonts w:ascii="Times New Roman" w:hAnsi="Times New Roman" w:cs="Times New Roman"/>
          <w:sz w:val="24"/>
          <w:szCs w:val="24"/>
        </w:rPr>
        <w:t>”</w:t>
      </w:r>
      <w:r w:rsidR="00C03946">
        <w:rPr>
          <w:rFonts w:ascii="Times New Roman" w:hAnsi="Times New Roman" w:cs="Times New Roman"/>
          <w:sz w:val="24"/>
          <w:szCs w:val="24"/>
        </w:rPr>
        <w:t>, i</w:t>
      </w:r>
      <w:r w:rsidRPr="00484DDE">
        <w:rPr>
          <w:rFonts w:ascii="Times New Roman" w:hAnsi="Times New Roman" w:cs="Times New Roman"/>
          <w:sz w:val="24"/>
          <w:szCs w:val="24"/>
        </w:rPr>
        <w:t xml:space="preserve">n </w:t>
      </w:r>
      <w:r w:rsidR="00C25CA2">
        <w:rPr>
          <w:rFonts w:ascii="Times New Roman" w:hAnsi="Times New Roman" w:cs="Times New Roman"/>
          <w:sz w:val="24"/>
          <w:szCs w:val="24"/>
        </w:rPr>
        <w:t xml:space="preserve">which </w:t>
      </w:r>
      <w:r w:rsidRPr="00484DDE">
        <w:rPr>
          <w:rFonts w:ascii="Times New Roman" w:hAnsi="Times New Roman" w:cs="Times New Roman"/>
          <w:sz w:val="24"/>
          <w:szCs w:val="24"/>
        </w:rPr>
        <w:t xml:space="preserve">an object </w:t>
      </w:r>
      <w:r w:rsidR="00C03946">
        <w:rPr>
          <w:rFonts w:ascii="Times New Roman" w:hAnsi="Times New Roman" w:cs="Times New Roman"/>
          <w:sz w:val="24"/>
          <w:szCs w:val="24"/>
        </w:rPr>
        <w:t xml:space="preserve">is swept </w:t>
      </w:r>
      <w:r w:rsidRPr="00484DDE">
        <w:rPr>
          <w:rFonts w:ascii="Times New Roman" w:hAnsi="Times New Roman" w:cs="Times New Roman"/>
          <w:sz w:val="24"/>
          <w:szCs w:val="24"/>
        </w:rPr>
        <w:t xml:space="preserve">along </w:t>
      </w:r>
      <w:r w:rsidR="00C03946">
        <w:rPr>
          <w:rFonts w:ascii="Times New Roman" w:hAnsi="Times New Roman" w:cs="Times New Roman"/>
          <w:sz w:val="24"/>
          <w:szCs w:val="24"/>
        </w:rPr>
        <w:t>its</w:t>
      </w:r>
      <w:r w:rsidRPr="00484DDE">
        <w:rPr>
          <w:rFonts w:ascii="Times New Roman" w:hAnsi="Times New Roman" w:cs="Times New Roman"/>
          <w:sz w:val="24"/>
          <w:szCs w:val="24"/>
        </w:rPr>
        <w:t xml:space="preserve"> trajectory </w:t>
      </w:r>
      <w:r w:rsidR="00C03946">
        <w:rPr>
          <w:rFonts w:ascii="Times New Roman" w:hAnsi="Times New Roman" w:cs="Times New Roman"/>
          <w:sz w:val="24"/>
          <w:szCs w:val="24"/>
        </w:rPr>
        <w:t xml:space="preserve">to create a composite shape representing the </w:t>
      </w:r>
      <w:r w:rsidR="00C25CA2">
        <w:rPr>
          <w:rFonts w:ascii="Times New Roman" w:hAnsi="Times New Roman" w:cs="Times New Roman"/>
          <w:sz w:val="24"/>
          <w:szCs w:val="24"/>
        </w:rPr>
        <w:t>total volume affected by the object</w:t>
      </w:r>
      <w:r w:rsidRPr="00484DDE">
        <w:rPr>
          <w:rFonts w:ascii="Times New Roman" w:hAnsi="Times New Roman" w:cs="Times New Roman"/>
          <w:sz w:val="24"/>
          <w:szCs w:val="24"/>
        </w:rPr>
        <w:t xml:space="preserve">. </w:t>
      </w:r>
      <w:r w:rsidR="00C25CA2">
        <w:rPr>
          <w:rFonts w:ascii="Times New Roman" w:hAnsi="Times New Roman" w:cs="Times New Roman"/>
          <w:sz w:val="24"/>
          <w:szCs w:val="24"/>
        </w:rPr>
        <w:t xml:space="preserve">A collision can be identified by overlaying </w:t>
      </w:r>
      <w:del w:id="25" w:author="Gabe Streitmatter" w:date="2020-04-08T09:09:00Z">
        <w:r w:rsidR="00C25CA2" w:rsidDel="00456D0E">
          <w:rPr>
            <w:rFonts w:ascii="Times New Roman" w:hAnsi="Times New Roman" w:cs="Times New Roman"/>
            <w:sz w:val="24"/>
            <w:szCs w:val="24"/>
          </w:rPr>
          <w:delText xml:space="preserve">such </w:delText>
        </w:r>
      </w:del>
      <w:r w:rsidR="00C25CA2">
        <w:rPr>
          <w:rFonts w:ascii="Times New Roman" w:hAnsi="Times New Roman" w:cs="Times New Roman"/>
          <w:sz w:val="24"/>
          <w:szCs w:val="24"/>
        </w:rPr>
        <w:t xml:space="preserve">swept volumes and </w:t>
      </w:r>
      <w:del w:id="26" w:author="Gabe Streitmatter" w:date="2020-04-08T09:09:00Z">
        <w:r w:rsidR="00C25CA2" w:rsidDel="00456D0E">
          <w:rPr>
            <w:rFonts w:ascii="Times New Roman" w:hAnsi="Times New Roman" w:cs="Times New Roman"/>
            <w:sz w:val="24"/>
            <w:szCs w:val="24"/>
          </w:rPr>
          <w:delText xml:space="preserve">locating any </w:delText>
        </w:r>
        <w:r w:rsidR="002B0EDD" w:rsidDel="00456D0E">
          <w:rPr>
            <w:rFonts w:ascii="Times New Roman" w:hAnsi="Times New Roman" w:cs="Times New Roman"/>
            <w:sz w:val="24"/>
            <w:szCs w:val="24"/>
          </w:rPr>
          <w:delText>locations</w:delText>
        </w:r>
      </w:del>
      <w:ins w:id="27" w:author="Gabe Streitmatter" w:date="2020-04-08T09:09:00Z">
        <w:r w:rsidR="00456D0E">
          <w:rPr>
            <w:rFonts w:ascii="Times New Roman" w:hAnsi="Times New Roman" w:cs="Times New Roman"/>
            <w:sz w:val="24"/>
            <w:szCs w:val="24"/>
          </w:rPr>
          <w:t>identifying</w:t>
        </w:r>
      </w:ins>
      <w:r w:rsidR="00C25CA2">
        <w:rPr>
          <w:rFonts w:ascii="Times New Roman" w:hAnsi="Times New Roman" w:cs="Times New Roman"/>
          <w:sz w:val="24"/>
          <w:szCs w:val="24"/>
        </w:rPr>
        <w:t xml:space="preserve"> where spatial and temporal data intersect</w:t>
      </w:r>
      <w:r w:rsidRPr="00484DDE">
        <w:rPr>
          <w:rFonts w:ascii="Times New Roman" w:hAnsi="Times New Roman" w:cs="Times New Roman"/>
          <w:sz w:val="24"/>
          <w:szCs w:val="24"/>
        </w:rPr>
        <w:t xml:space="preserve"> </w:t>
      </w:r>
      <w:r w:rsidR="00396362">
        <w:rPr>
          <w:rFonts w:ascii="Times New Roman" w:hAnsi="Times New Roman" w:cs="Times New Roman"/>
          <w:sz w:val="24"/>
          <w:szCs w:val="24"/>
        </w:rPr>
        <w:t>(</w:t>
      </w:r>
      <w:r w:rsidR="00396362" w:rsidRPr="00456D0E">
        <w:rPr>
          <w:rFonts w:ascii="Times New Roman" w:hAnsi="Times New Roman" w:cs="Times New Roman"/>
          <w:sz w:val="24"/>
          <w:szCs w:val="24"/>
          <w:rPrChange w:id="28" w:author="Gabe Streitmatter" w:date="2020-04-08T09:09:00Z">
            <w:rPr>
              <w:rFonts w:ascii="Times New Roman" w:hAnsi="Times New Roman" w:cs="Times New Roman"/>
            </w:rPr>
          </w:rPrChange>
        </w:rPr>
        <w:t>Jim</w:t>
      </w:r>
      <w:r w:rsidR="00396362" w:rsidRPr="00456D0E">
        <w:rPr>
          <w:rFonts w:ascii="Times New Roman" w:hAnsi="Times New Roman" w:cs="Times New Roman"/>
          <w:color w:val="000000"/>
          <w:sz w:val="24"/>
          <w:szCs w:val="24"/>
          <w:rPrChange w:id="29" w:author="Gabe Streitmatter" w:date="2020-04-08T09:09:00Z">
            <w:rPr>
              <w:rFonts w:ascii="Times New Roman" w:hAnsi="Times New Roman" w:cs="Times New Roman"/>
              <w:color w:val="000000"/>
            </w:rPr>
          </w:rPrChange>
        </w:rPr>
        <w:t>é</w:t>
      </w:r>
      <w:r w:rsidR="00396362" w:rsidRPr="00456D0E">
        <w:rPr>
          <w:rFonts w:ascii="Times New Roman" w:hAnsi="Times New Roman" w:cs="Times New Roman"/>
          <w:sz w:val="24"/>
          <w:szCs w:val="24"/>
          <w:rPrChange w:id="30" w:author="Gabe Streitmatter" w:date="2020-04-08T09:09:00Z">
            <w:rPr>
              <w:rFonts w:ascii="Times New Roman" w:hAnsi="Times New Roman" w:cs="Times New Roman"/>
            </w:rPr>
          </w:rPrChange>
        </w:rPr>
        <w:t>nez et al., 2001</w:t>
      </w:r>
      <w:r w:rsidR="00396362">
        <w:rPr>
          <w:rFonts w:ascii="Times New Roman" w:hAnsi="Times New Roman" w:cs="Times New Roman"/>
          <w:sz w:val="24"/>
          <w:szCs w:val="24"/>
        </w:rPr>
        <w:t>)</w:t>
      </w:r>
      <w:r w:rsidRPr="00484DDE">
        <w:rPr>
          <w:rFonts w:ascii="Times New Roman" w:hAnsi="Times New Roman" w:cs="Times New Roman"/>
          <w:sz w:val="24"/>
          <w:szCs w:val="24"/>
        </w:rPr>
        <w:t xml:space="preserve">. </w:t>
      </w:r>
      <w:r w:rsidR="00C25CA2">
        <w:rPr>
          <w:rFonts w:ascii="Times New Roman" w:hAnsi="Times New Roman" w:cs="Times New Roman"/>
          <w:sz w:val="24"/>
          <w:szCs w:val="24"/>
        </w:rPr>
        <w:t>This</w:t>
      </w:r>
      <w:ins w:id="31" w:author="Gabe Streitmatter" w:date="2020-04-08T09:10:00Z">
        <w:r w:rsidR="009C1215">
          <w:rPr>
            <w:rFonts w:ascii="Times New Roman" w:hAnsi="Times New Roman" w:cs="Times New Roman"/>
            <w:sz w:val="24"/>
            <w:szCs w:val="24"/>
          </w:rPr>
          <w:t xml:space="preserve"> </w:t>
        </w:r>
      </w:ins>
      <w:del w:id="32" w:author="Gabe Streitmatter" w:date="2020-04-08T09:09:00Z">
        <w:r w:rsidR="00C25CA2" w:rsidDel="00456D0E">
          <w:rPr>
            <w:rFonts w:ascii="Times New Roman" w:hAnsi="Times New Roman" w:cs="Times New Roman"/>
            <w:sz w:val="24"/>
            <w:szCs w:val="24"/>
          </w:rPr>
          <w:delText xml:space="preserve"> solution</w:delText>
        </w:r>
        <w:r w:rsidRPr="00484DDE" w:rsidDel="00456D0E">
          <w:rPr>
            <w:rFonts w:ascii="Times New Roman" w:hAnsi="Times New Roman" w:cs="Times New Roman"/>
            <w:sz w:val="24"/>
            <w:szCs w:val="24"/>
          </w:rPr>
          <w:delText xml:space="preserve"> </w:delText>
        </w:r>
      </w:del>
      <w:r w:rsidRPr="00484DDE">
        <w:rPr>
          <w:rFonts w:ascii="Times New Roman" w:hAnsi="Times New Roman" w:cs="Times New Roman"/>
          <w:sz w:val="24"/>
          <w:szCs w:val="24"/>
        </w:rPr>
        <w:t>is computationally expensive and</w:t>
      </w:r>
      <w:ins w:id="33" w:author="Gabe Streitmatter" w:date="2020-04-08T09:10:00Z">
        <w:r w:rsidR="009C1215">
          <w:rPr>
            <w:rFonts w:ascii="Times New Roman" w:hAnsi="Times New Roman" w:cs="Times New Roman"/>
            <w:sz w:val="24"/>
            <w:szCs w:val="24"/>
          </w:rPr>
          <w:t xml:space="preserve"> </w:t>
        </w:r>
      </w:ins>
      <w:del w:id="34" w:author="Gabe Streitmatter" w:date="2020-04-08T09:10:00Z">
        <w:r w:rsidRPr="00484DDE" w:rsidDel="00456D0E">
          <w:rPr>
            <w:rFonts w:ascii="Times New Roman" w:hAnsi="Times New Roman" w:cs="Times New Roman"/>
            <w:sz w:val="24"/>
            <w:szCs w:val="24"/>
          </w:rPr>
          <w:delText xml:space="preserve"> thus </w:delText>
        </w:r>
      </w:del>
      <w:r w:rsidRPr="00484DDE">
        <w:rPr>
          <w:rFonts w:ascii="Times New Roman" w:hAnsi="Times New Roman" w:cs="Times New Roman"/>
          <w:sz w:val="24"/>
          <w:szCs w:val="24"/>
        </w:rPr>
        <w:t xml:space="preserve">difficult to implement in real time. For </w:t>
      </w:r>
      <w:r w:rsidR="00C25CA2">
        <w:rPr>
          <w:rFonts w:ascii="Times New Roman" w:hAnsi="Times New Roman" w:cs="Times New Roman"/>
          <w:sz w:val="24"/>
          <w:szCs w:val="24"/>
        </w:rPr>
        <w:t>online operation of a robot in dynamic environments in which human safety is in question</w:t>
      </w:r>
      <w:r w:rsidRPr="00484DDE">
        <w:rPr>
          <w:rFonts w:ascii="Times New Roman" w:hAnsi="Times New Roman" w:cs="Times New Roman"/>
          <w:sz w:val="24"/>
          <w:szCs w:val="24"/>
        </w:rPr>
        <w:t xml:space="preserve">, fast </w:t>
      </w:r>
      <w:r w:rsidR="00A64E36">
        <w:rPr>
          <w:rFonts w:ascii="Times New Roman" w:hAnsi="Times New Roman" w:cs="Times New Roman"/>
          <w:sz w:val="24"/>
          <w:szCs w:val="24"/>
        </w:rPr>
        <w:t xml:space="preserve">and efficient </w:t>
      </w:r>
      <w:r w:rsidRPr="00484DDE">
        <w:rPr>
          <w:rFonts w:ascii="Times New Roman" w:hAnsi="Times New Roman" w:cs="Times New Roman"/>
          <w:sz w:val="24"/>
          <w:szCs w:val="24"/>
        </w:rPr>
        <w:t>algorithms</w:t>
      </w:r>
      <w:r w:rsidR="00A64E36">
        <w:rPr>
          <w:rFonts w:ascii="Times New Roman" w:hAnsi="Times New Roman" w:cs="Times New Roman"/>
          <w:sz w:val="24"/>
          <w:szCs w:val="24"/>
        </w:rPr>
        <w:t xml:space="preserve"> and techniques</w:t>
      </w:r>
      <w:r w:rsidRPr="00484DDE">
        <w:rPr>
          <w:rFonts w:ascii="Times New Roman" w:hAnsi="Times New Roman" w:cs="Times New Roman"/>
          <w:sz w:val="24"/>
          <w:szCs w:val="24"/>
        </w:rPr>
        <w:t xml:space="preserve"> are </w:t>
      </w:r>
      <w:r w:rsidR="006325F2">
        <w:rPr>
          <w:rFonts w:ascii="Times New Roman" w:hAnsi="Times New Roman" w:cs="Times New Roman"/>
          <w:sz w:val="24"/>
          <w:szCs w:val="24"/>
        </w:rPr>
        <w:t>needed</w:t>
      </w:r>
      <w:r w:rsidRPr="00484DDE">
        <w:rPr>
          <w:rFonts w:ascii="Times New Roman" w:hAnsi="Times New Roman" w:cs="Times New Roman"/>
          <w:sz w:val="24"/>
          <w:szCs w:val="24"/>
        </w:rPr>
        <w:t xml:space="preserve">. </w:t>
      </w:r>
    </w:p>
    <w:p w14:paraId="6E27C616" w14:textId="3DE54FC2" w:rsidR="005B1ACE" w:rsidRDefault="005B1ACE" w:rsidP="00484DDE">
      <w:pPr>
        <w:spacing w:line="360" w:lineRule="auto"/>
        <w:ind w:firstLine="202"/>
        <w:rPr>
          <w:rFonts w:ascii="Times New Roman" w:hAnsi="Times New Roman" w:cs="Times New Roman"/>
          <w:sz w:val="24"/>
          <w:szCs w:val="24"/>
        </w:rPr>
      </w:pPr>
      <w:r>
        <w:rPr>
          <w:rFonts w:ascii="Times New Roman" w:hAnsi="Times New Roman" w:cs="Times New Roman"/>
          <w:sz w:val="24"/>
          <w:szCs w:val="24"/>
        </w:rPr>
        <w:t xml:space="preserve">One </w:t>
      </w:r>
      <w:r w:rsidR="00412228">
        <w:rPr>
          <w:rFonts w:ascii="Times New Roman" w:hAnsi="Times New Roman" w:cs="Times New Roman"/>
          <w:sz w:val="24"/>
          <w:szCs w:val="24"/>
        </w:rPr>
        <w:t xml:space="preserve">combination </w:t>
      </w:r>
      <w:r>
        <w:rPr>
          <w:rFonts w:ascii="Times New Roman" w:hAnsi="Times New Roman" w:cs="Times New Roman"/>
          <w:sz w:val="24"/>
          <w:szCs w:val="24"/>
        </w:rPr>
        <w:t xml:space="preserve">of </w:t>
      </w:r>
      <w:r w:rsidR="00412228">
        <w:rPr>
          <w:rFonts w:ascii="Times New Roman" w:hAnsi="Times New Roman" w:cs="Times New Roman"/>
          <w:sz w:val="24"/>
          <w:szCs w:val="24"/>
        </w:rPr>
        <w:t>both approaches</w:t>
      </w:r>
      <w:r>
        <w:rPr>
          <w:rFonts w:ascii="Times New Roman" w:hAnsi="Times New Roman" w:cs="Times New Roman"/>
          <w:sz w:val="24"/>
          <w:szCs w:val="24"/>
        </w:rPr>
        <w:t xml:space="preserve"> is employed in </w:t>
      </w:r>
      <w:r w:rsidR="00396362">
        <w:rPr>
          <w:rFonts w:ascii="Times New Roman" w:hAnsi="Times New Roman" w:cs="Times New Roman"/>
          <w:sz w:val="24"/>
          <w:szCs w:val="24"/>
        </w:rPr>
        <w:t>(</w:t>
      </w:r>
      <w:proofErr w:type="spellStart"/>
      <w:r w:rsidR="00396362">
        <w:rPr>
          <w:rFonts w:ascii="Times New Roman" w:hAnsi="Times New Roman" w:cs="Times New Roman"/>
          <w:sz w:val="24"/>
          <w:szCs w:val="24"/>
        </w:rPr>
        <w:t>Mainprice</w:t>
      </w:r>
      <w:proofErr w:type="spellEnd"/>
      <w:r w:rsidR="00396362">
        <w:rPr>
          <w:rFonts w:ascii="Times New Roman" w:hAnsi="Times New Roman" w:cs="Times New Roman"/>
          <w:sz w:val="24"/>
          <w:szCs w:val="24"/>
        </w:rPr>
        <w:t xml:space="preserve"> &amp; Berenson, 2013)</w:t>
      </w:r>
      <w:r w:rsidR="002B0EDD">
        <w:rPr>
          <w:rFonts w:ascii="Times New Roman" w:hAnsi="Times New Roman" w:cs="Times New Roman"/>
          <w:sz w:val="24"/>
          <w:szCs w:val="24"/>
        </w:rPr>
        <w:t>,</w:t>
      </w:r>
      <w:r>
        <w:rPr>
          <w:rFonts w:ascii="Times New Roman" w:hAnsi="Times New Roman" w:cs="Times New Roman"/>
          <w:sz w:val="24"/>
          <w:szCs w:val="24"/>
        </w:rPr>
        <w:t xml:space="preserve"> </w:t>
      </w:r>
      <w:r w:rsidR="00412228">
        <w:rPr>
          <w:rFonts w:ascii="Times New Roman" w:hAnsi="Times New Roman" w:cs="Times New Roman"/>
          <w:sz w:val="24"/>
          <w:szCs w:val="24"/>
        </w:rPr>
        <w:t>where a</w:t>
      </w:r>
      <w:r>
        <w:rPr>
          <w:rFonts w:ascii="Times New Roman" w:hAnsi="Times New Roman" w:cs="Times New Roman"/>
          <w:sz w:val="24"/>
          <w:szCs w:val="24"/>
        </w:rPr>
        <w:t xml:space="preserve"> pre-existing 3D surface is sampled as it moves along its trajectory at a high frequency such that an approximate swept volume is created. While this approach is faster than computing a swept volume</w:t>
      </w:r>
      <w:ins w:id="35" w:author="Gabe Streitmatter" w:date="2020-04-08T09:11:00Z">
        <w:r w:rsidR="009C1215">
          <w:rPr>
            <w:rFonts w:ascii="Times New Roman" w:hAnsi="Times New Roman" w:cs="Times New Roman"/>
            <w:sz w:val="24"/>
            <w:szCs w:val="24"/>
          </w:rPr>
          <w:t xml:space="preserve"> analytically</w:t>
        </w:r>
      </w:ins>
      <w:r>
        <w:rPr>
          <w:rFonts w:ascii="Times New Roman" w:hAnsi="Times New Roman" w:cs="Times New Roman"/>
          <w:sz w:val="24"/>
          <w:szCs w:val="24"/>
        </w:rPr>
        <w:t>, it requires the pre-</w:t>
      </w:r>
      <w:r w:rsidR="00B8767D">
        <w:rPr>
          <w:rFonts w:ascii="Times New Roman" w:hAnsi="Times New Roman" w:cs="Times New Roman"/>
          <w:sz w:val="24"/>
          <w:szCs w:val="24"/>
        </w:rPr>
        <w:t>existence</w:t>
      </w:r>
      <w:r>
        <w:rPr>
          <w:rFonts w:ascii="Times New Roman" w:hAnsi="Times New Roman" w:cs="Times New Roman"/>
          <w:sz w:val="24"/>
          <w:szCs w:val="24"/>
        </w:rPr>
        <w:t xml:space="preserve"> of a 3D surface, and a large number of samples to construct the surface.</w:t>
      </w:r>
    </w:p>
    <w:p w14:paraId="5BE69176" w14:textId="5E06F8F9" w:rsidR="00065DE6" w:rsidRDefault="00065DE6" w:rsidP="00484DDE">
      <w:pPr>
        <w:spacing w:line="360" w:lineRule="auto"/>
        <w:ind w:firstLine="202"/>
        <w:rPr>
          <w:rFonts w:ascii="Times New Roman" w:hAnsi="Times New Roman" w:cs="Times New Roman"/>
          <w:sz w:val="24"/>
          <w:szCs w:val="24"/>
        </w:rPr>
      </w:pPr>
      <w:r>
        <w:rPr>
          <w:rFonts w:ascii="Times New Roman" w:hAnsi="Times New Roman" w:cs="Times New Roman"/>
          <w:sz w:val="24"/>
          <w:szCs w:val="24"/>
        </w:rPr>
        <w:lastRenderedPageBreak/>
        <w:t xml:space="preserve">The algorithm </w:t>
      </w:r>
      <w:r w:rsidR="00031F7A">
        <w:rPr>
          <w:rFonts w:ascii="Times New Roman" w:hAnsi="Times New Roman" w:cs="Times New Roman"/>
          <w:sz w:val="24"/>
          <w:szCs w:val="24"/>
        </w:rPr>
        <w:t xml:space="preserve">presented </w:t>
      </w:r>
      <w:r>
        <w:rPr>
          <w:rFonts w:ascii="Times New Roman" w:hAnsi="Times New Roman" w:cs="Times New Roman"/>
          <w:sz w:val="24"/>
          <w:szCs w:val="24"/>
        </w:rPr>
        <w:t xml:space="preserve">in this paper addresses the need for a </w:t>
      </w:r>
      <w:del w:id="36" w:author="WIENS,GLORIA J" w:date="2020-04-05T19:40:00Z">
        <w:r w:rsidDel="0016453C">
          <w:rPr>
            <w:rFonts w:ascii="Times New Roman" w:hAnsi="Times New Roman" w:cs="Times New Roman"/>
            <w:sz w:val="24"/>
            <w:szCs w:val="24"/>
          </w:rPr>
          <w:delText>higher speed</w:delText>
        </w:r>
      </w:del>
      <w:ins w:id="37" w:author="WIENS,GLORIA J" w:date="2020-04-05T19:40:00Z">
        <w:r w:rsidR="0016453C">
          <w:rPr>
            <w:rFonts w:ascii="Times New Roman" w:hAnsi="Times New Roman" w:cs="Times New Roman"/>
            <w:sz w:val="24"/>
            <w:szCs w:val="24"/>
          </w:rPr>
          <w:t>computationally faster</w:t>
        </w:r>
      </w:ins>
      <w:r>
        <w:rPr>
          <w:rFonts w:ascii="Times New Roman" w:hAnsi="Times New Roman" w:cs="Times New Roman"/>
          <w:sz w:val="24"/>
          <w:szCs w:val="24"/>
        </w:rPr>
        <w:t xml:space="preserve"> collision detection algorithm that can operate on </w:t>
      </w:r>
      <w:r w:rsidR="002B0EDD">
        <w:rPr>
          <w:rFonts w:ascii="Times New Roman" w:hAnsi="Times New Roman" w:cs="Times New Roman"/>
          <w:sz w:val="24"/>
          <w:szCs w:val="24"/>
        </w:rPr>
        <w:t xml:space="preserve">much more </w:t>
      </w:r>
      <w:r>
        <w:rPr>
          <w:rFonts w:ascii="Times New Roman" w:hAnsi="Times New Roman" w:cs="Times New Roman"/>
          <w:sz w:val="24"/>
          <w:szCs w:val="24"/>
        </w:rPr>
        <w:t xml:space="preserve">basic predictions of the human’s location and orientation throughout time. </w:t>
      </w:r>
      <w:r w:rsidR="007832D6">
        <w:rPr>
          <w:rFonts w:ascii="Times New Roman" w:hAnsi="Times New Roman" w:cs="Times New Roman"/>
          <w:sz w:val="24"/>
          <w:szCs w:val="24"/>
        </w:rPr>
        <w:t>B</w:t>
      </w:r>
      <w:r>
        <w:rPr>
          <w:rFonts w:ascii="Times New Roman" w:hAnsi="Times New Roman" w:cs="Times New Roman"/>
          <w:sz w:val="24"/>
          <w:szCs w:val="24"/>
        </w:rPr>
        <w:t>y implementing Coons patche</w:t>
      </w:r>
      <w:r w:rsidR="0088619D">
        <w:rPr>
          <w:rFonts w:ascii="Times New Roman" w:hAnsi="Times New Roman" w:cs="Times New Roman"/>
          <w:sz w:val="24"/>
          <w:szCs w:val="24"/>
        </w:rPr>
        <w:t>s</w:t>
      </w:r>
      <w:r>
        <w:rPr>
          <w:rFonts w:ascii="Times New Roman" w:hAnsi="Times New Roman" w:cs="Times New Roman"/>
          <w:sz w:val="24"/>
          <w:szCs w:val="24"/>
        </w:rPr>
        <w:t xml:space="preserve"> to interpolate the human’s position throughout time, fewer samples are required to construct a representative swept surface, greatly </w:t>
      </w:r>
      <w:r w:rsidR="00B8767D">
        <w:rPr>
          <w:rFonts w:ascii="Times New Roman" w:hAnsi="Times New Roman" w:cs="Times New Roman"/>
          <w:sz w:val="24"/>
          <w:szCs w:val="24"/>
        </w:rPr>
        <w:t>improving</w:t>
      </w:r>
      <w:r>
        <w:rPr>
          <w:rFonts w:ascii="Times New Roman" w:hAnsi="Times New Roman" w:cs="Times New Roman"/>
          <w:sz w:val="24"/>
          <w:szCs w:val="24"/>
        </w:rPr>
        <w:t xml:space="preserve"> the computational efficiency.</w:t>
      </w:r>
    </w:p>
    <w:p w14:paraId="6EBE4C57" w14:textId="7F245382" w:rsidR="00065DE6" w:rsidRPr="00065DE6" w:rsidRDefault="00484DDE" w:rsidP="00065DE6">
      <w:pPr>
        <w:pStyle w:val="First-levelHeading-JUR"/>
        <w:rPr>
          <w:szCs w:val="24"/>
        </w:rPr>
      </w:pPr>
      <w:r>
        <w:rPr>
          <w:szCs w:val="24"/>
        </w:rPr>
        <w:t>Methods</w:t>
      </w:r>
    </w:p>
    <w:p w14:paraId="6510AEB6" w14:textId="6084D262" w:rsidR="00484DDE" w:rsidRPr="00566757" w:rsidRDefault="00031F7A" w:rsidP="00566757">
      <w:pPr>
        <w:spacing w:line="360" w:lineRule="auto"/>
        <w:ind w:firstLine="360"/>
        <w:rPr>
          <w:rFonts w:ascii="Times New Roman" w:hAnsi="Times New Roman" w:cs="Times New Roman"/>
          <w:color w:val="000000"/>
          <w:sz w:val="24"/>
          <w:szCs w:val="24"/>
        </w:rPr>
      </w:pPr>
      <w:r>
        <w:rPr>
          <w:rFonts w:ascii="Times New Roman" w:hAnsi="Times New Roman" w:cs="Times New Roman"/>
          <w:iCs/>
          <w:color w:val="000000"/>
          <w:sz w:val="24"/>
          <w:szCs w:val="24"/>
        </w:rPr>
        <w:t xml:space="preserve">The developed algorithm assumes as its only input </w:t>
      </w:r>
      <w:r w:rsidR="00BB7C19">
        <w:rPr>
          <w:rFonts w:ascii="Times New Roman" w:hAnsi="Times New Roman" w:cs="Times New Roman"/>
          <w:iCs/>
          <w:color w:val="000000"/>
          <w:sz w:val="24"/>
          <w:szCs w:val="24"/>
        </w:rPr>
        <w:t xml:space="preserve">the predicted motion derived from </w:t>
      </w:r>
      <w:r>
        <w:rPr>
          <w:rFonts w:ascii="Times New Roman" w:hAnsi="Times New Roman" w:cs="Times New Roman"/>
          <w:iCs/>
          <w:color w:val="000000"/>
          <w:sz w:val="24"/>
          <w:szCs w:val="24"/>
        </w:rPr>
        <w:t xml:space="preserve">simulated sensor data describing </w:t>
      </w:r>
      <w:r w:rsidR="001937B3">
        <w:rPr>
          <w:rFonts w:ascii="Times New Roman" w:hAnsi="Times New Roman" w:cs="Times New Roman"/>
          <w:iCs/>
          <w:color w:val="000000"/>
          <w:sz w:val="24"/>
          <w:szCs w:val="24"/>
        </w:rPr>
        <w:t xml:space="preserve">joint angles </w:t>
      </w:r>
      <w:r w:rsidR="00BB7C19">
        <w:rPr>
          <w:rFonts w:ascii="Times New Roman" w:hAnsi="Times New Roman" w:cs="Times New Roman"/>
          <w:iCs/>
          <w:color w:val="000000"/>
          <w:sz w:val="24"/>
          <w:szCs w:val="24"/>
        </w:rPr>
        <w:t xml:space="preserve">of </w:t>
      </w:r>
      <w:r>
        <w:rPr>
          <w:rFonts w:ascii="Times New Roman" w:hAnsi="Times New Roman" w:cs="Times New Roman"/>
          <w:iCs/>
          <w:color w:val="000000"/>
          <w:sz w:val="24"/>
          <w:szCs w:val="24"/>
        </w:rPr>
        <w:t>a human</w:t>
      </w:r>
      <w:r w:rsidR="00BB7C19">
        <w:rPr>
          <w:rFonts w:ascii="Times New Roman" w:hAnsi="Times New Roman" w:cs="Times New Roman"/>
          <w:iCs/>
          <w:color w:val="000000"/>
          <w:sz w:val="24"/>
          <w:szCs w:val="24"/>
        </w:rPr>
        <w:t>’s articulated multi-link bod</w:t>
      </w:r>
      <w:r w:rsidR="00EE1668">
        <w:rPr>
          <w:rFonts w:ascii="Times New Roman" w:hAnsi="Times New Roman" w:cs="Times New Roman"/>
          <w:iCs/>
          <w:color w:val="000000"/>
          <w:sz w:val="24"/>
          <w:szCs w:val="24"/>
        </w:rPr>
        <w:t>y</w:t>
      </w:r>
      <w:r>
        <w:rPr>
          <w:rFonts w:ascii="Times New Roman" w:hAnsi="Times New Roman" w:cs="Times New Roman"/>
          <w:iCs/>
          <w:color w:val="000000"/>
          <w:sz w:val="24"/>
          <w:szCs w:val="24"/>
        </w:rPr>
        <w:t xml:space="preserve"> at various instants in time</w:t>
      </w:r>
      <w:r w:rsidR="00484DDE" w:rsidRPr="00484DDE">
        <w:rPr>
          <w:rFonts w:ascii="Times New Roman" w:hAnsi="Times New Roman" w:cs="Times New Roman"/>
          <w:iCs/>
          <w:color w:val="000000"/>
          <w:sz w:val="24"/>
          <w:szCs w:val="24"/>
        </w:rPr>
        <w:t>.</w:t>
      </w:r>
      <w:r>
        <w:rPr>
          <w:rFonts w:ascii="Times New Roman" w:hAnsi="Times New Roman" w:cs="Times New Roman"/>
          <w:iCs/>
          <w:color w:val="000000"/>
          <w:sz w:val="24"/>
          <w:szCs w:val="24"/>
        </w:rPr>
        <w:t xml:space="preserve"> From this input, forward kinematics </w:t>
      </w:r>
      <w:r w:rsidR="00300EE0">
        <w:rPr>
          <w:rFonts w:ascii="Times New Roman" w:hAnsi="Times New Roman" w:cs="Times New Roman"/>
          <w:iCs/>
          <w:color w:val="000000"/>
          <w:sz w:val="24"/>
          <w:szCs w:val="24"/>
        </w:rPr>
        <w:t>techniques are</w:t>
      </w:r>
      <w:r>
        <w:rPr>
          <w:rFonts w:ascii="Times New Roman" w:hAnsi="Times New Roman" w:cs="Times New Roman"/>
          <w:iCs/>
          <w:color w:val="000000"/>
          <w:sz w:val="24"/>
          <w:szCs w:val="24"/>
        </w:rPr>
        <w:t xml:space="preserve"> used to define boundary points outlining the human at each </w:t>
      </w:r>
      <w:r w:rsidR="00342D92">
        <w:rPr>
          <w:rFonts w:ascii="Times New Roman" w:hAnsi="Times New Roman" w:cs="Times New Roman"/>
          <w:iCs/>
          <w:color w:val="000000"/>
          <w:sz w:val="24"/>
          <w:szCs w:val="24"/>
        </w:rPr>
        <w:t xml:space="preserve">predicted </w:t>
      </w:r>
      <w:r>
        <w:rPr>
          <w:rFonts w:ascii="Times New Roman" w:hAnsi="Times New Roman" w:cs="Times New Roman"/>
          <w:iCs/>
          <w:color w:val="000000"/>
          <w:sz w:val="24"/>
          <w:szCs w:val="24"/>
        </w:rPr>
        <w:t xml:space="preserve">instant in time. These boundaries are then used to create a boundary surface that represents the swept volume of the human. </w:t>
      </w:r>
      <w:r w:rsidR="00300EE0">
        <w:rPr>
          <w:rFonts w:ascii="Times New Roman" w:hAnsi="Times New Roman" w:cs="Times New Roman"/>
          <w:iCs/>
          <w:color w:val="000000"/>
          <w:sz w:val="24"/>
          <w:szCs w:val="24"/>
        </w:rPr>
        <w:t>This approach is able to strike a tradeoff between “</w:t>
      </w:r>
      <w:r w:rsidR="00300EE0">
        <w:rPr>
          <w:rFonts w:ascii="Times New Roman" w:hAnsi="Times New Roman" w:cs="Times New Roman"/>
          <w:i/>
          <w:color w:val="000000"/>
          <w:sz w:val="24"/>
          <w:szCs w:val="24"/>
        </w:rPr>
        <w:t>Swept Surface</w:t>
      </w:r>
      <w:r w:rsidR="00B8767D">
        <w:rPr>
          <w:rFonts w:ascii="Times New Roman" w:hAnsi="Times New Roman" w:cs="Times New Roman"/>
          <w:i/>
          <w:color w:val="000000"/>
          <w:sz w:val="24"/>
          <w:szCs w:val="24"/>
        </w:rPr>
        <w:t xml:space="preserve"> Interference</w:t>
      </w:r>
      <w:r w:rsidR="00300EE0">
        <w:rPr>
          <w:rFonts w:ascii="Times New Roman" w:hAnsi="Times New Roman" w:cs="Times New Roman"/>
          <w:i/>
          <w:color w:val="000000"/>
          <w:sz w:val="24"/>
          <w:szCs w:val="24"/>
        </w:rPr>
        <w:t xml:space="preserve">” </w:t>
      </w:r>
      <w:r w:rsidR="00300EE0">
        <w:rPr>
          <w:rFonts w:ascii="Times New Roman" w:hAnsi="Times New Roman" w:cs="Times New Roman"/>
          <w:iCs/>
          <w:color w:val="000000"/>
          <w:sz w:val="24"/>
          <w:szCs w:val="24"/>
        </w:rPr>
        <w:t>and “</w:t>
      </w:r>
      <w:r w:rsidR="00300EE0">
        <w:rPr>
          <w:rFonts w:ascii="Times New Roman" w:hAnsi="Times New Roman" w:cs="Times New Roman"/>
          <w:i/>
          <w:color w:val="000000"/>
          <w:sz w:val="24"/>
          <w:szCs w:val="24"/>
        </w:rPr>
        <w:t xml:space="preserve">Multiple Detection </w:t>
      </w:r>
      <w:r w:rsidR="00B8767D">
        <w:rPr>
          <w:rFonts w:ascii="Times New Roman" w:hAnsi="Times New Roman" w:cs="Times New Roman"/>
          <w:i/>
          <w:color w:val="000000"/>
          <w:sz w:val="24"/>
          <w:szCs w:val="24"/>
        </w:rPr>
        <w:t>Interference</w:t>
      </w:r>
      <w:r w:rsidR="00300EE0">
        <w:rPr>
          <w:rFonts w:ascii="Times New Roman" w:hAnsi="Times New Roman" w:cs="Times New Roman"/>
          <w:i/>
          <w:color w:val="000000"/>
          <w:sz w:val="24"/>
          <w:szCs w:val="24"/>
        </w:rPr>
        <w:t>”</w:t>
      </w:r>
      <w:r w:rsidR="00300EE0">
        <w:rPr>
          <w:rFonts w:ascii="Times New Roman" w:hAnsi="Times New Roman" w:cs="Times New Roman"/>
          <w:iCs/>
          <w:color w:val="000000"/>
          <w:sz w:val="24"/>
          <w:szCs w:val="24"/>
        </w:rPr>
        <w:t xml:space="preserve"> methods by interpolating between a lower frequency sampling to create a continuous surface. </w:t>
      </w:r>
      <w:r w:rsidR="00C24233">
        <w:rPr>
          <w:rFonts w:ascii="Times New Roman" w:hAnsi="Times New Roman" w:cs="Times New Roman"/>
          <w:sz w:val="24"/>
          <w:szCs w:val="24"/>
        </w:rPr>
        <w:t xml:space="preserve">Furthermore, since the swept volume is described only by the boundary surface, </w:t>
      </w:r>
      <w:commentRangeStart w:id="38"/>
      <w:r w:rsidR="00C24233">
        <w:rPr>
          <w:rFonts w:ascii="Times New Roman" w:hAnsi="Times New Roman" w:cs="Times New Roman"/>
          <w:sz w:val="24"/>
          <w:szCs w:val="24"/>
        </w:rPr>
        <w:t>points within the surface do not need to be characterized</w:t>
      </w:r>
      <w:commentRangeEnd w:id="38"/>
      <w:r w:rsidR="002C27E0">
        <w:rPr>
          <w:rStyle w:val="CommentReference"/>
          <w:rFonts w:ascii="Times New Roman" w:eastAsia="Times New Roman" w:hAnsi="Times New Roman" w:cs="Times New Roman"/>
          <w:kern w:val="14"/>
        </w:rPr>
        <w:commentReference w:id="38"/>
      </w:r>
      <w:r w:rsidR="00C24233">
        <w:rPr>
          <w:rFonts w:ascii="Times New Roman" w:hAnsi="Times New Roman" w:cs="Times New Roman"/>
          <w:sz w:val="24"/>
          <w:szCs w:val="24"/>
        </w:rPr>
        <w:t xml:space="preserve">, greatly reducing computer memory and computational costs. </w:t>
      </w:r>
      <w:ins w:id="39" w:author="Gabe Streitmatter" w:date="2020-04-08T07:52:00Z">
        <w:r w:rsidR="001E7AFD">
          <w:rPr>
            <w:rFonts w:ascii="Times New Roman" w:hAnsi="Times New Roman" w:cs="Times New Roman"/>
            <w:sz w:val="24"/>
            <w:szCs w:val="24"/>
          </w:rPr>
          <w:t xml:space="preserve">For </w:t>
        </w:r>
      </w:ins>
      <w:ins w:id="40" w:author="Gabe Streitmatter" w:date="2020-04-08T07:53:00Z">
        <w:r w:rsidR="001E7AFD">
          <w:rPr>
            <w:rFonts w:ascii="Times New Roman" w:hAnsi="Times New Roman" w:cs="Times New Roman"/>
            <w:sz w:val="24"/>
            <w:szCs w:val="24"/>
          </w:rPr>
          <w:t xml:space="preserve">collision detection, only the surface needs to be modeled as it can be assumed that if another volume passes into the space of the swept volume, </w:t>
        </w:r>
      </w:ins>
      <w:ins w:id="41" w:author="Gabe Streitmatter" w:date="2020-04-08T07:54:00Z">
        <w:r w:rsidR="001E7AFD">
          <w:rPr>
            <w:rFonts w:ascii="Times New Roman" w:hAnsi="Times New Roman" w:cs="Times New Roman"/>
            <w:sz w:val="24"/>
            <w:szCs w:val="24"/>
          </w:rPr>
          <w:t>it must first go through and col</w:t>
        </w:r>
      </w:ins>
      <w:ins w:id="42" w:author="Gabe Streitmatter" w:date="2020-04-08T07:55:00Z">
        <w:r w:rsidR="001E7AFD">
          <w:rPr>
            <w:rFonts w:ascii="Times New Roman" w:hAnsi="Times New Roman" w:cs="Times New Roman"/>
            <w:sz w:val="24"/>
            <w:szCs w:val="24"/>
          </w:rPr>
          <w:t xml:space="preserve">lide with </w:t>
        </w:r>
      </w:ins>
      <w:ins w:id="43" w:author="Gabe Streitmatter" w:date="2020-04-08T07:54:00Z">
        <w:r w:rsidR="001E7AFD">
          <w:rPr>
            <w:rFonts w:ascii="Times New Roman" w:hAnsi="Times New Roman" w:cs="Times New Roman"/>
            <w:sz w:val="24"/>
            <w:szCs w:val="24"/>
          </w:rPr>
          <w:t xml:space="preserve">the swept boundary. </w:t>
        </w:r>
      </w:ins>
      <w:r w:rsidR="00300EE0">
        <w:rPr>
          <w:rFonts w:ascii="Times New Roman" w:hAnsi="Times New Roman" w:cs="Times New Roman"/>
          <w:sz w:val="24"/>
          <w:szCs w:val="24"/>
        </w:rPr>
        <w:t>The same approach is then applied to</w:t>
      </w:r>
      <w:r w:rsidR="00342D92">
        <w:rPr>
          <w:rFonts w:ascii="Times New Roman" w:hAnsi="Times New Roman" w:cs="Times New Roman"/>
          <w:sz w:val="24"/>
          <w:szCs w:val="24"/>
        </w:rPr>
        <w:t xml:space="preserve"> the</w:t>
      </w:r>
      <w:r w:rsidR="00300EE0">
        <w:rPr>
          <w:rFonts w:ascii="Times New Roman" w:hAnsi="Times New Roman" w:cs="Times New Roman"/>
          <w:sz w:val="24"/>
          <w:szCs w:val="24"/>
        </w:rPr>
        <w:t xml:space="preserve"> robot. Simulations of the robot and human in </w:t>
      </w:r>
      <w:r w:rsidR="007832D6">
        <w:rPr>
          <w:rFonts w:ascii="Times New Roman" w:hAnsi="Times New Roman" w:cs="Times New Roman"/>
          <w:sz w:val="24"/>
          <w:szCs w:val="24"/>
        </w:rPr>
        <w:t xml:space="preserve">a </w:t>
      </w:r>
      <w:ins w:id="44" w:author="WIENS,GLORIA J" w:date="2020-04-05T18:29:00Z">
        <w:r w:rsidR="00590622">
          <w:rPr>
            <w:rFonts w:ascii="Times New Roman" w:hAnsi="Times New Roman" w:cs="Times New Roman"/>
            <w:sz w:val="24"/>
            <w:szCs w:val="24"/>
          </w:rPr>
          <w:t xml:space="preserve">shared </w:t>
        </w:r>
      </w:ins>
      <w:r w:rsidR="007832D6">
        <w:rPr>
          <w:rFonts w:ascii="Times New Roman" w:hAnsi="Times New Roman" w:cs="Times New Roman"/>
          <w:sz w:val="24"/>
          <w:szCs w:val="24"/>
        </w:rPr>
        <w:t>workspace</w:t>
      </w:r>
      <w:r w:rsidR="00300EE0">
        <w:rPr>
          <w:rFonts w:ascii="Times New Roman" w:hAnsi="Times New Roman" w:cs="Times New Roman"/>
          <w:sz w:val="24"/>
          <w:szCs w:val="24"/>
        </w:rPr>
        <w:t xml:space="preserve"> are </w:t>
      </w:r>
      <w:r w:rsidR="00592F7D">
        <w:rPr>
          <w:rFonts w:ascii="Times New Roman" w:hAnsi="Times New Roman" w:cs="Times New Roman"/>
          <w:sz w:val="24"/>
          <w:szCs w:val="24"/>
        </w:rPr>
        <w:t>used</w:t>
      </w:r>
      <w:r w:rsidR="00300EE0">
        <w:rPr>
          <w:rFonts w:ascii="Times New Roman" w:hAnsi="Times New Roman" w:cs="Times New Roman"/>
          <w:sz w:val="24"/>
          <w:szCs w:val="24"/>
        </w:rPr>
        <w:t xml:space="preserve"> to evaluate effectiveness and computational efficiency </w:t>
      </w:r>
      <w:r w:rsidR="0088619D">
        <w:rPr>
          <w:rFonts w:ascii="Times New Roman" w:hAnsi="Times New Roman" w:cs="Times New Roman"/>
          <w:sz w:val="24"/>
          <w:szCs w:val="24"/>
        </w:rPr>
        <w:t>of the algorithm.</w:t>
      </w:r>
    </w:p>
    <w:p w14:paraId="686A2049" w14:textId="291DD45B" w:rsidR="00BB64A4" w:rsidRDefault="00F965F5" w:rsidP="0031463D">
      <w:pPr>
        <w:pStyle w:val="Second-LevelHeading-JUR"/>
        <w:spacing w:before="240" w:after="240"/>
      </w:pPr>
      <w:r>
        <w:t>Overview of the Approach</w:t>
      </w:r>
    </w:p>
    <w:p w14:paraId="432FD663" w14:textId="03075EBB" w:rsidR="00BE7389" w:rsidRDefault="00592F7D" w:rsidP="00592F7D">
      <w:pPr>
        <w:spacing w:line="360" w:lineRule="auto"/>
        <w:rPr>
          <w:rFonts w:ascii="Times New Roman" w:hAnsi="Times New Roman" w:cs="Times New Roman"/>
          <w:sz w:val="24"/>
          <w:szCs w:val="24"/>
        </w:rPr>
      </w:pPr>
      <w:r w:rsidRPr="00592F7D">
        <w:rPr>
          <w:rFonts w:ascii="Times New Roman" w:hAnsi="Times New Roman" w:cs="Times New Roman"/>
          <w:sz w:val="24"/>
          <w:szCs w:val="24"/>
        </w:rPr>
        <w:t xml:space="preserve">    </w:t>
      </w:r>
      <w:r w:rsidR="00BE7389">
        <w:rPr>
          <w:rFonts w:ascii="Times New Roman" w:hAnsi="Times New Roman" w:cs="Times New Roman"/>
          <w:sz w:val="24"/>
          <w:szCs w:val="24"/>
        </w:rPr>
        <w:t xml:space="preserve">A preliminary grid size must be set to determine coarseness of the grid on which the human </w:t>
      </w:r>
      <w:r w:rsidR="001F4480">
        <w:rPr>
          <w:rFonts w:ascii="Times New Roman" w:hAnsi="Times New Roman" w:cs="Times New Roman"/>
          <w:sz w:val="24"/>
          <w:szCs w:val="24"/>
        </w:rPr>
        <w:t>and robot swept volumes are to be compared</w:t>
      </w:r>
      <w:r w:rsidR="00BE7389">
        <w:rPr>
          <w:rFonts w:ascii="Times New Roman" w:hAnsi="Times New Roman" w:cs="Times New Roman"/>
          <w:sz w:val="24"/>
          <w:szCs w:val="24"/>
        </w:rPr>
        <w:t xml:space="preserve">. A fine grid size will result in an increase in computational time but will </w:t>
      </w:r>
      <w:del w:id="45" w:author="WIENS,GLORIA J" w:date="2020-04-05T19:58:00Z">
        <w:r w:rsidR="00BE7389" w:rsidDel="00592C26">
          <w:rPr>
            <w:rFonts w:ascii="Times New Roman" w:hAnsi="Times New Roman" w:cs="Times New Roman"/>
            <w:sz w:val="24"/>
            <w:szCs w:val="24"/>
          </w:rPr>
          <w:delText xml:space="preserve">a </w:delText>
        </w:r>
      </w:del>
      <w:r w:rsidR="00BE7389">
        <w:rPr>
          <w:rFonts w:ascii="Times New Roman" w:hAnsi="Times New Roman" w:cs="Times New Roman"/>
          <w:sz w:val="24"/>
          <w:szCs w:val="24"/>
        </w:rPr>
        <w:t xml:space="preserve">yield more accurate representation of the swept volume. </w:t>
      </w:r>
      <w:r w:rsidR="005D1D04">
        <w:rPr>
          <w:rFonts w:ascii="Times New Roman" w:hAnsi="Times New Roman" w:cs="Times New Roman"/>
          <w:sz w:val="24"/>
          <w:szCs w:val="24"/>
        </w:rPr>
        <w:t xml:space="preserve">After each swept volume is created, all points defining the swept volume are relocated to the nearest grid location. This </w:t>
      </w:r>
      <w:r w:rsidR="007832D6">
        <w:rPr>
          <w:rFonts w:ascii="Times New Roman" w:hAnsi="Times New Roman" w:cs="Times New Roman"/>
          <w:sz w:val="24"/>
          <w:szCs w:val="24"/>
        </w:rPr>
        <w:t xml:space="preserve">grid </w:t>
      </w:r>
      <w:r w:rsidR="005D1D04">
        <w:rPr>
          <w:rFonts w:ascii="Times New Roman" w:hAnsi="Times New Roman" w:cs="Times New Roman"/>
          <w:sz w:val="24"/>
          <w:szCs w:val="24"/>
        </w:rPr>
        <w:t xml:space="preserve">allows for direct comparison between multiple swept volumes. </w:t>
      </w:r>
      <w:r w:rsidR="00BC742A">
        <w:rPr>
          <w:rFonts w:ascii="Times New Roman" w:hAnsi="Times New Roman" w:cs="Times New Roman"/>
          <w:sz w:val="24"/>
          <w:szCs w:val="24"/>
        </w:rPr>
        <w:t>T</w:t>
      </w:r>
      <w:r w:rsidR="00BE7389" w:rsidRPr="00592F7D">
        <w:rPr>
          <w:rFonts w:ascii="Times New Roman" w:hAnsi="Times New Roman" w:cs="Times New Roman"/>
          <w:sz w:val="24"/>
          <w:szCs w:val="24"/>
        </w:rPr>
        <w:t xml:space="preserve">he </w:t>
      </w:r>
      <w:r w:rsidR="007832D6">
        <w:rPr>
          <w:rFonts w:ascii="Times New Roman" w:hAnsi="Times New Roman" w:cs="Times New Roman"/>
          <w:sz w:val="24"/>
          <w:szCs w:val="24"/>
        </w:rPr>
        <w:t xml:space="preserve">remainder of the </w:t>
      </w:r>
      <w:r w:rsidR="00BE7389">
        <w:rPr>
          <w:rFonts w:ascii="Times New Roman" w:hAnsi="Times New Roman" w:cs="Times New Roman"/>
          <w:sz w:val="24"/>
          <w:szCs w:val="24"/>
        </w:rPr>
        <w:t>algorithm</w:t>
      </w:r>
      <w:r w:rsidR="007832D6">
        <w:rPr>
          <w:rFonts w:ascii="Times New Roman" w:hAnsi="Times New Roman" w:cs="Times New Roman"/>
          <w:sz w:val="24"/>
          <w:szCs w:val="24"/>
        </w:rPr>
        <w:t xml:space="preserve"> executes</w:t>
      </w:r>
      <w:r w:rsidR="00BE7389">
        <w:rPr>
          <w:rFonts w:ascii="Times New Roman" w:hAnsi="Times New Roman" w:cs="Times New Roman"/>
          <w:sz w:val="24"/>
          <w:szCs w:val="24"/>
        </w:rPr>
        <w:t xml:space="preserve"> three general steps.</w:t>
      </w:r>
    </w:p>
    <w:p w14:paraId="78687E6C" w14:textId="07661A80" w:rsidR="00592F7D" w:rsidRDefault="00BE7389" w:rsidP="00BE738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592F7D">
        <w:rPr>
          <w:rFonts w:ascii="Times New Roman" w:hAnsi="Times New Roman" w:cs="Times New Roman"/>
          <w:sz w:val="24"/>
          <w:szCs w:val="24"/>
        </w:rPr>
        <w:t>First</w:t>
      </w:r>
      <w:ins w:id="46" w:author="WIENS,GLORIA J" w:date="2020-04-05T21:19:00Z">
        <w:r w:rsidR="00812F6A">
          <w:rPr>
            <w:rFonts w:ascii="Times New Roman" w:hAnsi="Times New Roman" w:cs="Times New Roman"/>
            <w:sz w:val="24"/>
            <w:szCs w:val="24"/>
          </w:rPr>
          <w:t xml:space="preserve"> as shown in Figure 1</w:t>
        </w:r>
      </w:ins>
      <w:r w:rsidR="00592F7D">
        <w:rPr>
          <w:rFonts w:ascii="Times New Roman" w:hAnsi="Times New Roman" w:cs="Times New Roman"/>
          <w:sz w:val="24"/>
          <w:szCs w:val="24"/>
        </w:rPr>
        <w:t>, boundary points</w:t>
      </w:r>
      <w:ins w:id="47" w:author="WIENS,GLORIA J" w:date="2020-04-05T20:42:00Z">
        <w:r w:rsidR="005D3CFE">
          <w:rPr>
            <w:rFonts w:ascii="Times New Roman" w:hAnsi="Times New Roman" w:cs="Times New Roman"/>
            <w:sz w:val="24"/>
            <w:szCs w:val="24"/>
          </w:rPr>
          <w:t xml:space="preserve"> (</w:t>
        </w:r>
      </w:ins>
      <w:ins w:id="48" w:author="WIENS,GLORIA J" w:date="2020-04-05T21:17:00Z">
        <w:r w:rsidR="00812F6A">
          <w:rPr>
            <w:rFonts w:ascii="Times New Roman" w:hAnsi="Times New Roman" w:cs="Times New Roman"/>
            <w:sz w:val="24"/>
            <w:szCs w:val="24"/>
          </w:rPr>
          <w:t xml:space="preserve">joint offsets, </w:t>
        </w:r>
      </w:ins>
      <w:ins w:id="49" w:author="WIENS,GLORIA J" w:date="2020-04-05T20:42:00Z">
        <w:r w:rsidR="005D3CFE">
          <w:rPr>
            <w:rFonts w:ascii="Times New Roman" w:hAnsi="Times New Roman" w:cs="Times New Roman"/>
            <w:sz w:val="24"/>
            <w:szCs w:val="24"/>
          </w:rPr>
          <w:t>shown in red)</w:t>
        </w:r>
      </w:ins>
      <w:r w:rsidR="00592F7D">
        <w:rPr>
          <w:rFonts w:ascii="Times New Roman" w:hAnsi="Times New Roman" w:cs="Times New Roman"/>
          <w:sz w:val="24"/>
          <w:szCs w:val="24"/>
        </w:rPr>
        <w:t xml:space="preserve"> are created around each of the </w:t>
      </w:r>
      <w:r w:rsidR="001937B3">
        <w:rPr>
          <w:rFonts w:ascii="Times New Roman" w:hAnsi="Times New Roman" w:cs="Times New Roman"/>
          <w:sz w:val="24"/>
          <w:szCs w:val="24"/>
        </w:rPr>
        <w:t>j</w:t>
      </w:r>
      <w:r w:rsidR="00592F7D">
        <w:rPr>
          <w:rFonts w:ascii="Times New Roman" w:hAnsi="Times New Roman" w:cs="Times New Roman"/>
          <w:sz w:val="24"/>
          <w:szCs w:val="24"/>
        </w:rPr>
        <w:t>oints</w:t>
      </w:r>
      <w:ins w:id="50" w:author="WIENS,GLORIA J" w:date="2020-04-05T20:42:00Z">
        <w:del w:id="51" w:author="Gabe Streitmatter" w:date="2020-04-08T08:18:00Z">
          <w:r w:rsidR="005D3CFE" w:rsidDel="008D4A5B">
            <w:rPr>
              <w:rFonts w:ascii="Times New Roman" w:hAnsi="Times New Roman" w:cs="Times New Roman"/>
              <w:sz w:val="24"/>
              <w:szCs w:val="24"/>
            </w:rPr>
            <w:delText xml:space="preserve"> </w:delText>
          </w:r>
          <w:commentRangeStart w:id="52"/>
          <w:r w:rsidR="005D3CFE" w:rsidDel="008D4A5B">
            <w:rPr>
              <w:rFonts w:ascii="Times New Roman" w:hAnsi="Times New Roman" w:cs="Times New Roman"/>
              <w:sz w:val="24"/>
              <w:szCs w:val="24"/>
            </w:rPr>
            <w:delText>(shown in blue)</w:delText>
          </w:r>
        </w:del>
      </w:ins>
      <w:del w:id="53" w:author="Gabe Streitmatter" w:date="2020-04-08T08:18:00Z">
        <w:r w:rsidR="008B5FDA" w:rsidDel="008D4A5B">
          <w:rPr>
            <w:rFonts w:ascii="Times New Roman" w:hAnsi="Times New Roman" w:cs="Times New Roman"/>
            <w:sz w:val="24"/>
            <w:szCs w:val="24"/>
          </w:rPr>
          <w:delText xml:space="preserve">. </w:delText>
        </w:r>
        <w:commentRangeEnd w:id="52"/>
        <w:r w:rsidR="00007283" w:rsidDel="008D4A5B">
          <w:rPr>
            <w:rStyle w:val="CommentReference"/>
            <w:rFonts w:ascii="Times New Roman" w:eastAsia="Times New Roman" w:hAnsi="Times New Roman" w:cs="Times New Roman"/>
            <w:kern w:val="14"/>
          </w:rPr>
          <w:commentReference w:id="52"/>
        </w:r>
      </w:del>
      <w:ins w:id="54" w:author="Gabe Streitmatter" w:date="2020-04-08T08:18:00Z">
        <w:r w:rsidR="008D4A5B">
          <w:rPr>
            <w:rFonts w:ascii="Times New Roman" w:hAnsi="Times New Roman" w:cs="Times New Roman"/>
            <w:sz w:val="24"/>
            <w:szCs w:val="24"/>
          </w:rPr>
          <w:t xml:space="preserve">. </w:t>
        </w:r>
      </w:ins>
      <w:r w:rsidR="001937B3">
        <w:rPr>
          <w:rFonts w:ascii="Times New Roman" w:hAnsi="Times New Roman" w:cs="Times New Roman"/>
          <w:sz w:val="24"/>
          <w:szCs w:val="24"/>
        </w:rPr>
        <w:t xml:space="preserve">These locations are determined directly from the input joint angles through </w:t>
      </w:r>
      <w:r w:rsidR="001937B3">
        <w:rPr>
          <w:rFonts w:ascii="Times New Roman" w:hAnsi="Times New Roman" w:cs="Times New Roman"/>
          <w:sz w:val="24"/>
          <w:szCs w:val="24"/>
        </w:rPr>
        <w:lastRenderedPageBreak/>
        <w:t xml:space="preserve">forward kinematics and </w:t>
      </w:r>
      <w:r w:rsidR="008B5FDA">
        <w:rPr>
          <w:rFonts w:ascii="Times New Roman" w:hAnsi="Times New Roman" w:cs="Times New Roman"/>
          <w:sz w:val="24"/>
          <w:szCs w:val="24"/>
        </w:rPr>
        <w:t xml:space="preserve">are positioned such that they create a boundary around the human in a plane facing </w:t>
      </w:r>
      <w:r w:rsidR="001937B3">
        <w:rPr>
          <w:rFonts w:ascii="Times New Roman" w:hAnsi="Times New Roman" w:cs="Times New Roman"/>
          <w:sz w:val="24"/>
          <w:szCs w:val="24"/>
        </w:rPr>
        <w:t>the</w:t>
      </w:r>
      <w:r w:rsidR="008B5FDA">
        <w:rPr>
          <w:rFonts w:ascii="Times New Roman" w:hAnsi="Times New Roman" w:cs="Times New Roman"/>
          <w:sz w:val="24"/>
          <w:szCs w:val="24"/>
        </w:rPr>
        <w:t xml:space="preserve"> </w:t>
      </w:r>
      <w:commentRangeStart w:id="55"/>
      <w:r w:rsidR="008B5FDA">
        <w:rPr>
          <w:rFonts w:ascii="Times New Roman" w:hAnsi="Times New Roman" w:cs="Times New Roman"/>
          <w:sz w:val="24"/>
          <w:szCs w:val="24"/>
        </w:rPr>
        <w:t>direction</w:t>
      </w:r>
      <w:r w:rsidR="001937B3">
        <w:rPr>
          <w:rFonts w:ascii="Times New Roman" w:hAnsi="Times New Roman" w:cs="Times New Roman"/>
          <w:sz w:val="24"/>
          <w:szCs w:val="24"/>
        </w:rPr>
        <w:t xml:space="preserve"> normal to the initial orientation of the human</w:t>
      </w:r>
      <w:commentRangeEnd w:id="55"/>
      <w:r w:rsidR="00BC742A">
        <w:rPr>
          <w:rFonts w:ascii="Times New Roman" w:hAnsi="Times New Roman" w:cs="Times New Roman"/>
          <w:sz w:val="24"/>
          <w:szCs w:val="24"/>
        </w:rPr>
        <w:t xml:space="preserve">. As seen in Figure 1, the normal direction would be out of the page. </w:t>
      </w:r>
      <w:r w:rsidR="00922E50">
        <w:rPr>
          <w:rFonts w:ascii="Times New Roman" w:hAnsi="Times New Roman" w:cs="Times New Roman"/>
          <w:sz w:val="24"/>
          <w:szCs w:val="24"/>
        </w:rPr>
        <w:t xml:space="preserve">The initial orientation is </w:t>
      </w:r>
      <w:r w:rsidR="00BC742A">
        <w:rPr>
          <w:rFonts w:ascii="Times New Roman" w:hAnsi="Times New Roman" w:cs="Times New Roman"/>
          <w:sz w:val="24"/>
          <w:szCs w:val="24"/>
        </w:rPr>
        <w:t>a consequence of how the coordinate systems used to model each joint are defined.</w:t>
      </w:r>
      <w:r w:rsidR="00922E50">
        <w:rPr>
          <w:rFonts w:ascii="Times New Roman" w:hAnsi="Times New Roman" w:cs="Times New Roman"/>
          <w:sz w:val="24"/>
          <w:szCs w:val="24"/>
        </w:rPr>
        <w:t xml:space="preserve"> </w:t>
      </w:r>
      <w:r w:rsidR="004F1842">
        <w:rPr>
          <w:rStyle w:val="CommentReference"/>
          <w:rFonts w:ascii="Times New Roman" w:eastAsia="Times New Roman" w:hAnsi="Times New Roman" w:cs="Times New Roman"/>
          <w:kern w:val="14"/>
        </w:rPr>
        <w:commentReference w:id="55"/>
      </w:r>
      <w:r w:rsidR="008B5FDA">
        <w:rPr>
          <w:rFonts w:ascii="Times New Roman" w:hAnsi="Times New Roman" w:cs="Times New Roman"/>
          <w:sz w:val="24"/>
          <w:szCs w:val="24"/>
        </w:rPr>
        <w:t xml:space="preserve"> To account for motion in the orthogonal direction, boundary points are </w:t>
      </w:r>
      <w:r w:rsidR="006C06C2">
        <w:rPr>
          <w:rFonts w:ascii="Times New Roman" w:hAnsi="Times New Roman" w:cs="Times New Roman"/>
          <w:sz w:val="24"/>
          <w:szCs w:val="24"/>
        </w:rPr>
        <w:t xml:space="preserve">also </w:t>
      </w:r>
      <w:r w:rsidR="008B5FDA">
        <w:rPr>
          <w:rFonts w:ascii="Times New Roman" w:hAnsi="Times New Roman" w:cs="Times New Roman"/>
          <w:sz w:val="24"/>
          <w:szCs w:val="24"/>
        </w:rPr>
        <w:t xml:space="preserve">defined in a plane orthogonal to the </w:t>
      </w:r>
      <w:r w:rsidR="001937B3">
        <w:rPr>
          <w:rFonts w:ascii="Times New Roman" w:hAnsi="Times New Roman" w:cs="Times New Roman"/>
          <w:sz w:val="24"/>
          <w:szCs w:val="24"/>
        </w:rPr>
        <w:t>initial orientation of the human</w:t>
      </w:r>
      <w:r w:rsidR="00BC742A">
        <w:rPr>
          <w:rFonts w:ascii="Times New Roman" w:hAnsi="Times New Roman" w:cs="Times New Roman"/>
          <w:sz w:val="24"/>
          <w:szCs w:val="24"/>
        </w:rPr>
        <w:t>, creating a side profile of the human</w:t>
      </w:r>
      <w:r w:rsidR="00F63F15">
        <w:rPr>
          <w:rFonts w:ascii="Times New Roman" w:hAnsi="Times New Roman" w:cs="Times New Roman"/>
          <w:sz w:val="24"/>
          <w:szCs w:val="24"/>
        </w:rPr>
        <w:t xml:space="preserve"> </w:t>
      </w:r>
      <w:r w:rsidR="00BC742A">
        <w:rPr>
          <w:rFonts w:ascii="Times New Roman" w:hAnsi="Times New Roman" w:cs="Times New Roman"/>
          <w:sz w:val="24"/>
          <w:szCs w:val="24"/>
        </w:rPr>
        <w:t>(</w:t>
      </w:r>
      <w:commentRangeStart w:id="56"/>
      <w:r w:rsidR="00A93E73" w:rsidRPr="00A751A6">
        <w:rPr>
          <w:rFonts w:ascii="Times New Roman" w:hAnsi="Times New Roman" w:cs="Times New Roman"/>
          <w:sz w:val="24"/>
          <w:szCs w:val="24"/>
        </w:rPr>
        <w:t>Figure 2</w:t>
      </w:r>
      <w:r w:rsidR="00F63F15">
        <w:rPr>
          <w:rFonts w:ascii="Times New Roman" w:hAnsi="Times New Roman" w:cs="Times New Roman"/>
          <w:sz w:val="24"/>
          <w:szCs w:val="24"/>
        </w:rPr>
        <w:t>)</w:t>
      </w:r>
      <w:commentRangeEnd w:id="56"/>
      <w:r w:rsidR="00F63F15">
        <w:rPr>
          <w:rStyle w:val="CommentReference"/>
          <w:rFonts w:ascii="Times New Roman" w:eastAsia="Times New Roman" w:hAnsi="Times New Roman" w:cs="Times New Roman"/>
          <w:kern w:val="14"/>
        </w:rPr>
        <w:commentReference w:id="56"/>
      </w:r>
      <w:r w:rsidR="008B5FDA">
        <w:rPr>
          <w:rFonts w:ascii="Times New Roman" w:hAnsi="Times New Roman" w:cs="Times New Roman"/>
          <w:sz w:val="24"/>
          <w:szCs w:val="24"/>
        </w:rPr>
        <w:t xml:space="preserve">. This defines a </w:t>
      </w:r>
      <w:r w:rsidR="00BC742A">
        <w:rPr>
          <w:rFonts w:ascii="Times New Roman" w:hAnsi="Times New Roman" w:cs="Times New Roman"/>
          <w:sz w:val="24"/>
          <w:szCs w:val="24"/>
        </w:rPr>
        <w:t>3-D</w:t>
      </w:r>
      <w:r w:rsidR="008B5FDA">
        <w:rPr>
          <w:rFonts w:ascii="Times New Roman" w:hAnsi="Times New Roman" w:cs="Times New Roman"/>
          <w:sz w:val="24"/>
          <w:szCs w:val="24"/>
        </w:rPr>
        <w:t xml:space="preserve"> boundary of the human at one instance in time</w:t>
      </w:r>
      <w:r w:rsidR="00BC742A">
        <w:rPr>
          <w:rFonts w:ascii="Times New Roman" w:hAnsi="Times New Roman" w:cs="Times New Roman"/>
          <w:sz w:val="24"/>
          <w:szCs w:val="24"/>
        </w:rPr>
        <w:t>, such that as each link</w:t>
      </w:r>
      <w:del w:id="57" w:author="WIENS,GLORIA J" w:date="2020-04-05T20:12:00Z">
        <w:r w:rsidR="00BC742A" w:rsidDel="0015292F">
          <w:rPr>
            <w:rFonts w:ascii="Times New Roman" w:hAnsi="Times New Roman" w:cs="Times New Roman"/>
            <w:sz w:val="24"/>
            <w:szCs w:val="24"/>
          </w:rPr>
          <w:delText>age</w:delText>
        </w:r>
      </w:del>
      <w:r w:rsidR="00BC742A">
        <w:rPr>
          <w:rFonts w:ascii="Times New Roman" w:hAnsi="Times New Roman" w:cs="Times New Roman"/>
          <w:sz w:val="24"/>
          <w:szCs w:val="24"/>
        </w:rPr>
        <w:t xml:space="preserve"> of the human </w:t>
      </w:r>
      <w:del w:id="58" w:author="WIENS,GLORIA J" w:date="2020-04-05T22:46:00Z">
        <w:r w:rsidR="00BC742A" w:rsidDel="00485088">
          <w:rPr>
            <w:rFonts w:ascii="Times New Roman" w:hAnsi="Times New Roman" w:cs="Times New Roman"/>
            <w:sz w:val="24"/>
            <w:szCs w:val="24"/>
          </w:rPr>
          <w:delText>movies</w:delText>
        </w:r>
      </w:del>
      <w:ins w:id="59" w:author="WIENS,GLORIA J" w:date="2020-04-05T22:46:00Z">
        <w:r w:rsidR="00485088">
          <w:rPr>
            <w:rFonts w:ascii="Times New Roman" w:hAnsi="Times New Roman" w:cs="Times New Roman"/>
            <w:sz w:val="24"/>
            <w:szCs w:val="24"/>
          </w:rPr>
          <w:t>moves</w:t>
        </w:r>
      </w:ins>
      <w:r w:rsidR="00BC742A">
        <w:rPr>
          <w:rFonts w:ascii="Times New Roman" w:hAnsi="Times New Roman" w:cs="Times New Roman"/>
          <w:sz w:val="24"/>
          <w:szCs w:val="24"/>
        </w:rPr>
        <w:t xml:space="preserve">, </w:t>
      </w:r>
      <w:commentRangeStart w:id="60"/>
      <w:r w:rsidR="00BC742A">
        <w:rPr>
          <w:rFonts w:ascii="Times New Roman" w:hAnsi="Times New Roman" w:cs="Times New Roman"/>
          <w:sz w:val="24"/>
          <w:szCs w:val="24"/>
        </w:rPr>
        <w:t>it will have a section of thickness orthogonal to the direction of motion</w:t>
      </w:r>
      <w:commentRangeEnd w:id="60"/>
      <w:r w:rsidR="00E90A6A">
        <w:rPr>
          <w:rStyle w:val="CommentReference"/>
          <w:rFonts w:ascii="Times New Roman" w:eastAsia="Times New Roman" w:hAnsi="Times New Roman" w:cs="Times New Roman"/>
          <w:kern w:val="14"/>
        </w:rPr>
        <w:commentReference w:id="60"/>
      </w:r>
      <w:r w:rsidR="008B5FDA">
        <w:rPr>
          <w:rFonts w:ascii="Times New Roman" w:hAnsi="Times New Roman" w:cs="Times New Roman"/>
          <w:sz w:val="24"/>
          <w:szCs w:val="24"/>
        </w:rPr>
        <w:t xml:space="preserve">. This process is repeated for each instance in time for which data on the human is given. </w:t>
      </w:r>
      <w:r w:rsidR="006C06C2">
        <w:rPr>
          <w:rFonts w:ascii="Times New Roman" w:hAnsi="Times New Roman" w:cs="Times New Roman"/>
          <w:sz w:val="24"/>
          <w:szCs w:val="24"/>
        </w:rPr>
        <w:t>To</w:t>
      </w:r>
      <w:r w:rsidR="008B5FDA">
        <w:rPr>
          <w:rFonts w:ascii="Times New Roman" w:hAnsi="Times New Roman" w:cs="Times New Roman"/>
          <w:sz w:val="24"/>
          <w:szCs w:val="24"/>
        </w:rPr>
        <w:t xml:space="preserve"> account for uncertainty in future predictions and safety consideration</w:t>
      </w:r>
      <w:r w:rsidR="001F4480">
        <w:rPr>
          <w:rFonts w:ascii="Times New Roman" w:hAnsi="Times New Roman" w:cs="Times New Roman"/>
          <w:sz w:val="24"/>
          <w:szCs w:val="24"/>
        </w:rPr>
        <w:t>s</w:t>
      </w:r>
      <w:r w:rsidR="008B5FDA">
        <w:rPr>
          <w:rFonts w:ascii="Times New Roman" w:hAnsi="Times New Roman" w:cs="Times New Roman"/>
          <w:sz w:val="24"/>
          <w:szCs w:val="24"/>
        </w:rPr>
        <w:t>, safety factors are built into the dimensions of the boundary curves such that the boundary curves grow with time. The growth is a function of the body part of the human. For example, since</w:t>
      </w:r>
      <w:r w:rsidR="00FF2639">
        <w:rPr>
          <w:rFonts w:ascii="Times New Roman" w:hAnsi="Times New Roman" w:cs="Times New Roman"/>
          <w:sz w:val="24"/>
          <w:szCs w:val="24"/>
        </w:rPr>
        <w:t xml:space="preserve"> a collision with</w:t>
      </w:r>
      <w:r w:rsidR="008B5FDA">
        <w:rPr>
          <w:rFonts w:ascii="Times New Roman" w:hAnsi="Times New Roman" w:cs="Times New Roman"/>
          <w:sz w:val="24"/>
          <w:szCs w:val="24"/>
        </w:rPr>
        <w:t xml:space="preserve"> the head is of </w:t>
      </w:r>
      <w:r w:rsidR="00FF2639">
        <w:rPr>
          <w:rFonts w:ascii="Times New Roman" w:hAnsi="Times New Roman" w:cs="Times New Roman"/>
          <w:sz w:val="24"/>
          <w:szCs w:val="24"/>
        </w:rPr>
        <w:t xml:space="preserve">greater safety </w:t>
      </w:r>
      <w:r w:rsidR="008B5FDA">
        <w:rPr>
          <w:rFonts w:ascii="Times New Roman" w:hAnsi="Times New Roman" w:cs="Times New Roman"/>
          <w:sz w:val="24"/>
          <w:szCs w:val="24"/>
        </w:rPr>
        <w:t>concern than the arm, the dimensions of the head will expand more rapidly than those of the arm.</w:t>
      </w:r>
    </w:p>
    <w:p w14:paraId="20EB64C7" w14:textId="7064BDE1" w:rsidR="008B5FDA" w:rsidRDefault="00C24233" w:rsidP="00592F7D">
      <w:pPr>
        <w:spacing w:line="360" w:lineRule="auto"/>
        <w:rPr>
          <w:rFonts w:ascii="Times New Roman" w:hAnsi="Times New Roman" w:cs="Times New Roman"/>
          <w:sz w:val="24"/>
          <w:szCs w:val="24"/>
        </w:rPr>
      </w:pPr>
      <w:r>
        <w:rPr>
          <w:rFonts w:ascii="Times New Roman" w:hAnsi="Times New Roman" w:cs="Times New Roman"/>
          <w:sz w:val="24"/>
          <w:szCs w:val="24"/>
        </w:rPr>
        <w:t xml:space="preserve">    Next, discrete Coons patches </w:t>
      </w:r>
      <w:r w:rsidR="00396362">
        <w:rPr>
          <w:rFonts w:ascii="Times New Roman" w:hAnsi="Times New Roman" w:cs="Times New Roman"/>
          <w:sz w:val="24"/>
          <w:szCs w:val="24"/>
        </w:rPr>
        <w:t>(</w:t>
      </w:r>
      <w:proofErr w:type="spellStart"/>
      <w:r w:rsidR="00396362">
        <w:rPr>
          <w:rFonts w:ascii="Times New Roman" w:hAnsi="Times New Roman" w:cs="Times New Roman"/>
          <w:sz w:val="24"/>
          <w:szCs w:val="24"/>
        </w:rPr>
        <w:t>Farin</w:t>
      </w:r>
      <w:proofErr w:type="spellEnd"/>
      <w:r w:rsidR="00396362">
        <w:rPr>
          <w:rFonts w:ascii="Times New Roman" w:hAnsi="Times New Roman" w:cs="Times New Roman"/>
          <w:sz w:val="24"/>
          <w:szCs w:val="24"/>
        </w:rPr>
        <w:t xml:space="preserve"> &amp; Hansford, 1999)</w:t>
      </w:r>
      <w:r>
        <w:rPr>
          <w:rFonts w:ascii="Times New Roman" w:hAnsi="Times New Roman" w:cs="Times New Roman"/>
          <w:sz w:val="24"/>
          <w:szCs w:val="24"/>
        </w:rPr>
        <w:t>, are used to define surfaces between each orientation throughout time. The patches</w:t>
      </w:r>
      <w:r w:rsidR="00AC1B18">
        <w:rPr>
          <w:rFonts w:ascii="Times New Roman" w:hAnsi="Times New Roman" w:cs="Times New Roman"/>
          <w:sz w:val="24"/>
          <w:szCs w:val="24"/>
        </w:rPr>
        <w:t xml:space="preserve"> </w:t>
      </w:r>
      <w:r>
        <w:rPr>
          <w:rFonts w:ascii="Times New Roman" w:hAnsi="Times New Roman" w:cs="Times New Roman"/>
          <w:sz w:val="24"/>
          <w:szCs w:val="24"/>
        </w:rPr>
        <w:t xml:space="preserve">provide </w:t>
      </w:r>
      <w:r w:rsidR="006C06C2">
        <w:rPr>
          <w:rFonts w:ascii="Times New Roman" w:hAnsi="Times New Roman" w:cs="Times New Roman"/>
          <w:sz w:val="24"/>
          <w:szCs w:val="24"/>
        </w:rPr>
        <w:t>an</w:t>
      </w:r>
      <w:r>
        <w:rPr>
          <w:rFonts w:ascii="Times New Roman" w:hAnsi="Times New Roman" w:cs="Times New Roman"/>
          <w:sz w:val="24"/>
          <w:szCs w:val="24"/>
        </w:rPr>
        <w:t xml:space="preserve"> efficient </w:t>
      </w:r>
      <w:r w:rsidR="00AC1B18">
        <w:rPr>
          <w:rFonts w:ascii="Times New Roman" w:hAnsi="Times New Roman" w:cs="Times New Roman"/>
          <w:sz w:val="24"/>
          <w:szCs w:val="24"/>
        </w:rPr>
        <w:t xml:space="preserve">expression </w:t>
      </w:r>
      <w:r>
        <w:rPr>
          <w:rFonts w:ascii="Times New Roman" w:hAnsi="Times New Roman" w:cs="Times New Roman"/>
          <w:sz w:val="24"/>
          <w:szCs w:val="24"/>
        </w:rPr>
        <w:t xml:space="preserve">for generating point clouds that fill the gaps between the </w:t>
      </w:r>
      <w:commentRangeStart w:id="61"/>
      <w:r w:rsidR="00E6377F">
        <w:rPr>
          <w:rFonts w:ascii="Times New Roman" w:hAnsi="Times New Roman" w:cs="Times New Roman"/>
          <w:sz w:val="24"/>
          <w:szCs w:val="24"/>
        </w:rPr>
        <w:t>given predicted</w:t>
      </w:r>
      <w:r>
        <w:rPr>
          <w:rFonts w:ascii="Times New Roman" w:hAnsi="Times New Roman" w:cs="Times New Roman"/>
          <w:sz w:val="24"/>
          <w:szCs w:val="24"/>
        </w:rPr>
        <w:t xml:space="preserve"> </w:t>
      </w:r>
      <w:commentRangeEnd w:id="61"/>
      <w:r w:rsidR="002A0BB9">
        <w:rPr>
          <w:rStyle w:val="CommentReference"/>
          <w:rFonts w:ascii="Times New Roman" w:eastAsia="Times New Roman" w:hAnsi="Times New Roman" w:cs="Times New Roman"/>
          <w:kern w:val="14"/>
        </w:rPr>
        <w:commentReference w:id="61"/>
      </w:r>
      <w:r>
        <w:rPr>
          <w:rFonts w:ascii="Times New Roman" w:hAnsi="Times New Roman" w:cs="Times New Roman"/>
          <w:sz w:val="24"/>
          <w:szCs w:val="24"/>
        </w:rPr>
        <w:t>positions of the human. These patches are key to maximizing computational efficiency by eliminating the need for</w:t>
      </w:r>
      <w:commentRangeStart w:id="62"/>
      <w:r>
        <w:rPr>
          <w:rFonts w:ascii="Times New Roman" w:hAnsi="Times New Roman" w:cs="Times New Roman"/>
          <w:sz w:val="24"/>
          <w:szCs w:val="24"/>
        </w:rPr>
        <w:t xml:space="preserve"> completing forward kinematics at a high sampling frequency.</w:t>
      </w:r>
      <w:commentRangeEnd w:id="62"/>
      <w:r w:rsidR="002C27D5">
        <w:rPr>
          <w:rStyle w:val="CommentReference"/>
          <w:rFonts w:ascii="Times New Roman" w:eastAsia="Times New Roman" w:hAnsi="Times New Roman" w:cs="Times New Roman"/>
          <w:kern w:val="14"/>
        </w:rPr>
        <w:commentReference w:id="62"/>
      </w:r>
    </w:p>
    <w:p w14:paraId="76D81C2F" w14:textId="24065F38" w:rsidR="000215CC" w:rsidRPr="00B8767D" w:rsidRDefault="00C24233" w:rsidP="00B8767D">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ins w:id="63" w:author="Gabe Streitmatter" w:date="2020-04-08T08:04:00Z">
        <w:r w:rsidR="006859ED">
          <w:rPr>
            <w:rFonts w:ascii="Times New Roman" w:hAnsi="Times New Roman" w:cs="Times New Roman"/>
            <w:sz w:val="24"/>
            <w:szCs w:val="24"/>
          </w:rPr>
          <w:t xml:space="preserve">As the human moves in either direction, the normal and </w:t>
        </w:r>
        <w:proofErr w:type="spellStart"/>
        <w:r w:rsidR="006859ED">
          <w:rPr>
            <w:rFonts w:ascii="Times New Roman" w:hAnsi="Times New Roman" w:cs="Times New Roman"/>
            <w:sz w:val="24"/>
            <w:szCs w:val="24"/>
          </w:rPr>
          <w:t>orthoganol</w:t>
        </w:r>
        <w:proofErr w:type="spellEnd"/>
        <w:r w:rsidR="006859ED">
          <w:rPr>
            <w:rFonts w:ascii="Times New Roman" w:hAnsi="Times New Roman" w:cs="Times New Roman"/>
            <w:sz w:val="24"/>
            <w:szCs w:val="24"/>
          </w:rPr>
          <w:t xml:space="preserve"> curves will sweep out surfaces in the direction of motion. </w:t>
        </w:r>
      </w:ins>
      <w:ins w:id="64" w:author="Gabe Streitmatter" w:date="2020-04-08T08:05:00Z">
        <w:r w:rsidR="006859ED">
          <w:rPr>
            <w:rFonts w:ascii="Times New Roman" w:hAnsi="Times New Roman" w:cs="Times New Roman"/>
            <w:sz w:val="24"/>
            <w:szCs w:val="24"/>
          </w:rPr>
          <w:t>As can be seen from Figures 1 and 2, this will still leave portions of the human in the initial and final poses unmodel</w:t>
        </w:r>
      </w:ins>
      <w:ins w:id="65" w:author="Gabe Streitmatter" w:date="2020-04-08T08:06:00Z">
        <w:r w:rsidR="006859ED">
          <w:rPr>
            <w:rFonts w:ascii="Times New Roman" w:hAnsi="Times New Roman" w:cs="Times New Roman"/>
            <w:sz w:val="24"/>
            <w:szCs w:val="24"/>
          </w:rPr>
          <w:t xml:space="preserve">ed. </w:t>
        </w:r>
      </w:ins>
      <w:del w:id="66" w:author="Gabe Streitmatter" w:date="2020-04-08T08:06:00Z">
        <w:r w:rsidDel="006859ED">
          <w:rPr>
            <w:rFonts w:ascii="Times New Roman" w:hAnsi="Times New Roman" w:cs="Times New Roman"/>
            <w:sz w:val="24"/>
            <w:szCs w:val="24"/>
          </w:rPr>
          <w:delText>Finally</w:delText>
        </w:r>
      </w:del>
      <w:ins w:id="67" w:author="Gabe Streitmatter" w:date="2020-04-08T08:06:00Z">
        <w:r w:rsidR="006859ED">
          <w:rPr>
            <w:rFonts w:ascii="Times New Roman" w:hAnsi="Times New Roman" w:cs="Times New Roman"/>
            <w:sz w:val="24"/>
            <w:szCs w:val="24"/>
          </w:rPr>
          <w:t>To address this</w:t>
        </w:r>
      </w:ins>
      <w:r>
        <w:rPr>
          <w:rFonts w:ascii="Times New Roman" w:hAnsi="Times New Roman" w:cs="Times New Roman"/>
          <w:sz w:val="24"/>
          <w:szCs w:val="24"/>
        </w:rPr>
        <w:t>, initial and final conditions of the human are implemented to generate surfaces at the beginning and end of the sweep</w:t>
      </w:r>
      <w:r w:rsidR="00B8767D">
        <w:rPr>
          <w:rFonts w:ascii="Times New Roman" w:hAnsi="Times New Roman" w:cs="Times New Roman"/>
          <w:sz w:val="24"/>
          <w:szCs w:val="24"/>
        </w:rPr>
        <w:t xml:space="preserve">. </w:t>
      </w:r>
      <w:commentRangeStart w:id="68"/>
      <w:r w:rsidR="001F4480">
        <w:rPr>
          <w:rFonts w:ascii="Times New Roman" w:hAnsi="Times New Roman" w:cs="Times New Roman"/>
          <w:sz w:val="24"/>
          <w:szCs w:val="24"/>
        </w:rPr>
        <w:t>This step</w:t>
      </w:r>
      <w:r w:rsidR="00B8767D">
        <w:rPr>
          <w:rFonts w:ascii="Times New Roman" w:hAnsi="Times New Roman" w:cs="Times New Roman"/>
          <w:sz w:val="24"/>
          <w:szCs w:val="24"/>
        </w:rPr>
        <w:t xml:space="preserve"> wraps</w:t>
      </w:r>
      <w:r w:rsidR="001F4480">
        <w:rPr>
          <w:rFonts w:ascii="Times New Roman" w:hAnsi="Times New Roman" w:cs="Times New Roman"/>
          <w:sz w:val="24"/>
          <w:szCs w:val="24"/>
        </w:rPr>
        <w:t xml:space="preserve"> a surface</w:t>
      </w:r>
      <w:r w:rsidR="00B8767D">
        <w:rPr>
          <w:rFonts w:ascii="Times New Roman" w:hAnsi="Times New Roman" w:cs="Times New Roman"/>
          <w:sz w:val="24"/>
          <w:szCs w:val="24"/>
        </w:rPr>
        <w:t xml:space="preserve"> around</w:t>
      </w:r>
      <w:r>
        <w:rPr>
          <w:rFonts w:ascii="Times New Roman" w:hAnsi="Times New Roman" w:cs="Times New Roman"/>
          <w:sz w:val="24"/>
          <w:szCs w:val="24"/>
        </w:rPr>
        <w:t xml:space="preserve"> the overall swept volume of the human</w:t>
      </w:r>
      <w:r w:rsidR="00B8767D">
        <w:rPr>
          <w:rFonts w:ascii="Times New Roman" w:hAnsi="Times New Roman" w:cs="Times New Roman"/>
          <w:sz w:val="24"/>
          <w:szCs w:val="24"/>
        </w:rPr>
        <w:t>.</w:t>
      </w:r>
      <w:commentRangeEnd w:id="68"/>
      <w:r w:rsidR="0015292F">
        <w:rPr>
          <w:rStyle w:val="CommentReference"/>
          <w:rFonts w:ascii="Times New Roman" w:eastAsia="Times New Roman" w:hAnsi="Times New Roman" w:cs="Times New Roman"/>
          <w:kern w:val="14"/>
        </w:rPr>
        <w:commentReference w:id="68"/>
      </w:r>
      <w:r w:rsidR="00B8767D">
        <w:rPr>
          <w:rFonts w:ascii="Times New Roman" w:hAnsi="Times New Roman" w:cs="Times New Roman"/>
          <w:sz w:val="24"/>
          <w:szCs w:val="24"/>
        </w:rPr>
        <w:t xml:space="preserve"> The resulting swept volume can finally be compared with other swept volumes to identify spatiotemporal intersection of the volumes.</w:t>
      </w:r>
    </w:p>
    <w:p w14:paraId="6DCCCFB8" w14:textId="7D4D054D" w:rsidR="00F965F5" w:rsidRDefault="00B8767D" w:rsidP="00F965F5">
      <w:pPr>
        <w:pStyle w:val="Second-LevelHeading-JUR"/>
        <w:spacing w:before="240" w:after="240"/>
      </w:pPr>
      <w:r>
        <w:t>Definition of the Boundary Curves</w:t>
      </w:r>
    </w:p>
    <w:p w14:paraId="60A99ABA" w14:textId="1D5B60C0" w:rsidR="00B30F1A" w:rsidRPr="00B30F1A" w:rsidRDefault="00467D30" w:rsidP="00B30F1A">
      <w:pPr>
        <w:spacing w:line="360" w:lineRule="auto"/>
        <w:ind w:firstLine="202"/>
        <w:rPr>
          <w:rFonts w:ascii="Times New Roman" w:hAnsi="Times New Roman" w:cs="Times New Roman"/>
          <w:sz w:val="24"/>
          <w:szCs w:val="24"/>
        </w:rPr>
      </w:pPr>
      <w:bookmarkStart w:id="69" w:name="_Hlk31834492"/>
      <w:r>
        <w:rPr>
          <w:rFonts w:ascii="Times New Roman" w:hAnsi="Times New Roman" w:cs="Times New Roman"/>
          <w:sz w:val="24"/>
          <w:szCs w:val="24"/>
        </w:rPr>
        <w:t xml:space="preserve">The simulated testing utilized in this paper and in the overall project at large </w:t>
      </w:r>
      <w:r w:rsidR="00703311">
        <w:rPr>
          <w:rFonts w:ascii="Times New Roman" w:hAnsi="Times New Roman" w:cs="Times New Roman"/>
          <w:sz w:val="24"/>
          <w:szCs w:val="24"/>
        </w:rPr>
        <w:t>is completed with a multi-axis collaborative tabletop robot arm. Because such robots are largely used for small, tabletop assembly and inspection applications, t</w:t>
      </w:r>
      <w:r>
        <w:rPr>
          <w:rFonts w:ascii="Times New Roman" w:hAnsi="Times New Roman" w:cs="Times New Roman"/>
          <w:sz w:val="24"/>
          <w:szCs w:val="24"/>
        </w:rPr>
        <w:t xml:space="preserve">he </w:t>
      </w:r>
      <w:r w:rsidR="00703311">
        <w:rPr>
          <w:rFonts w:ascii="Times New Roman" w:hAnsi="Times New Roman" w:cs="Times New Roman"/>
          <w:sz w:val="24"/>
          <w:szCs w:val="24"/>
        </w:rPr>
        <w:t xml:space="preserve">human </w:t>
      </w:r>
      <w:r>
        <w:rPr>
          <w:rFonts w:ascii="Times New Roman" w:hAnsi="Times New Roman" w:cs="Times New Roman"/>
          <w:sz w:val="24"/>
          <w:szCs w:val="24"/>
        </w:rPr>
        <w:t xml:space="preserve">model </w:t>
      </w:r>
      <w:r w:rsidR="00703311">
        <w:rPr>
          <w:rFonts w:ascii="Times New Roman" w:hAnsi="Times New Roman" w:cs="Times New Roman"/>
          <w:sz w:val="24"/>
          <w:szCs w:val="24"/>
        </w:rPr>
        <w:t xml:space="preserve">selected to interface with such a robot </w:t>
      </w:r>
      <w:r w:rsidR="00CD0E61">
        <w:rPr>
          <w:rFonts w:ascii="Times New Roman" w:hAnsi="Times New Roman" w:cs="Times New Roman"/>
          <w:sz w:val="24"/>
          <w:szCs w:val="24"/>
        </w:rPr>
        <w:t xml:space="preserve">is </w:t>
      </w:r>
      <w:r>
        <w:rPr>
          <w:rFonts w:ascii="Times New Roman" w:hAnsi="Times New Roman" w:cs="Times New Roman"/>
          <w:sz w:val="24"/>
          <w:szCs w:val="24"/>
        </w:rPr>
        <w:t>a seated worker.</w:t>
      </w:r>
      <w:r w:rsidR="00703311">
        <w:rPr>
          <w:rFonts w:ascii="Times New Roman" w:hAnsi="Times New Roman" w:cs="Times New Roman"/>
          <w:sz w:val="24"/>
          <w:szCs w:val="24"/>
        </w:rPr>
        <w:t xml:space="preserve"> </w:t>
      </w:r>
      <w:commentRangeStart w:id="70"/>
      <w:r w:rsidR="00703311">
        <w:rPr>
          <w:rFonts w:ascii="Times New Roman" w:hAnsi="Times New Roman" w:cs="Times New Roman"/>
          <w:sz w:val="24"/>
          <w:szCs w:val="24"/>
        </w:rPr>
        <w:t xml:space="preserve">Thus, only the waist up of the human was modeled. The motion of the </w:t>
      </w:r>
      <w:r w:rsidR="00703311">
        <w:rPr>
          <w:rFonts w:ascii="Times New Roman" w:hAnsi="Times New Roman" w:cs="Times New Roman"/>
          <w:sz w:val="24"/>
          <w:szCs w:val="24"/>
        </w:rPr>
        <w:lastRenderedPageBreak/>
        <w:t xml:space="preserve">model </w:t>
      </w:r>
      <w:r w:rsidR="00B30F1A">
        <w:rPr>
          <w:rFonts w:ascii="Times New Roman" w:hAnsi="Times New Roman" w:cs="Times New Roman"/>
          <w:sz w:val="24"/>
          <w:szCs w:val="24"/>
        </w:rPr>
        <w:t>wa</w:t>
      </w:r>
      <w:r w:rsidR="00703311">
        <w:rPr>
          <w:rFonts w:ascii="Times New Roman" w:hAnsi="Times New Roman" w:cs="Times New Roman"/>
          <w:sz w:val="24"/>
          <w:szCs w:val="24"/>
        </w:rPr>
        <w:t>s defined by a torso</w:t>
      </w:r>
      <w:r w:rsidR="00B30F1A">
        <w:rPr>
          <w:rFonts w:ascii="Times New Roman" w:hAnsi="Times New Roman" w:cs="Times New Roman"/>
          <w:sz w:val="24"/>
          <w:szCs w:val="24"/>
        </w:rPr>
        <w:t xml:space="preserve"> joint</w:t>
      </w:r>
      <w:r w:rsidR="00703311">
        <w:rPr>
          <w:rFonts w:ascii="Times New Roman" w:hAnsi="Times New Roman" w:cs="Times New Roman"/>
          <w:sz w:val="24"/>
          <w:szCs w:val="24"/>
        </w:rPr>
        <w:t xml:space="preserve"> with three </w:t>
      </w:r>
      <w:r w:rsidR="008A60E7">
        <w:rPr>
          <w:rFonts w:ascii="Times New Roman" w:hAnsi="Times New Roman" w:cs="Times New Roman"/>
          <w:sz w:val="24"/>
          <w:szCs w:val="24"/>
        </w:rPr>
        <w:t xml:space="preserve">axes </w:t>
      </w:r>
      <w:r w:rsidR="00703311">
        <w:rPr>
          <w:rFonts w:ascii="Times New Roman" w:hAnsi="Times New Roman" w:cs="Times New Roman"/>
          <w:sz w:val="24"/>
          <w:szCs w:val="24"/>
        </w:rPr>
        <w:t>of rotation, two shoulder</w:t>
      </w:r>
      <w:r w:rsidR="00B30F1A">
        <w:rPr>
          <w:rFonts w:ascii="Times New Roman" w:hAnsi="Times New Roman" w:cs="Times New Roman"/>
          <w:sz w:val="24"/>
          <w:szCs w:val="24"/>
        </w:rPr>
        <w:t xml:space="preserve"> joints</w:t>
      </w:r>
      <w:r w:rsidR="00703311">
        <w:rPr>
          <w:rFonts w:ascii="Times New Roman" w:hAnsi="Times New Roman" w:cs="Times New Roman"/>
          <w:sz w:val="24"/>
          <w:szCs w:val="24"/>
        </w:rPr>
        <w:t xml:space="preserve"> with three </w:t>
      </w:r>
      <w:r w:rsidR="00CD0E61">
        <w:rPr>
          <w:rFonts w:ascii="Times New Roman" w:hAnsi="Times New Roman" w:cs="Times New Roman"/>
          <w:sz w:val="24"/>
          <w:szCs w:val="24"/>
        </w:rPr>
        <w:t xml:space="preserve">axes </w:t>
      </w:r>
      <w:r w:rsidR="00703311">
        <w:rPr>
          <w:rFonts w:ascii="Times New Roman" w:hAnsi="Times New Roman" w:cs="Times New Roman"/>
          <w:sz w:val="24"/>
          <w:szCs w:val="24"/>
        </w:rPr>
        <w:t>of rotation each, two elbow</w:t>
      </w:r>
      <w:r w:rsidR="00B30F1A">
        <w:rPr>
          <w:rFonts w:ascii="Times New Roman" w:hAnsi="Times New Roman" w:cs="Times New Roman"/>
          <w:sz w:val="24"/>
          <w:szCs w:val="24"/>
        </w:rPr>
        <w:t xml:space="preserve"> joints</w:t>
      </w:r>
      <w:r w:rsidR="00703311">
        <w:rPr>
          <w:rFonts w:ascii="Times New Roman" w:hAnsi="Times New Roman" w:cs="Times New Roman"/>
          <w:sz w:val="24"/>
          <w:szCs w:val="24"/>
        </w:rPr>
        <w:t xml:space="preserve"> with one axis of rotation each, and a neck </w:t>
      </w:r>
      <w:r w:rsidR="00B30F1A">
        <w:rPr>
          <w:rFonts w:ascii="Times New Roman" w:hAnsi="Times New Roman" w:cs="Times New Roman"/>
          <w:sz w:val="24"/>
          <w:szCs w:val="24"/>
        </w:rPr>
        <w:t xml:space="preserve">joint </w:t>
      </w:r>
      <w:r w:rsidR="00703311">
        <w:rPr>
          <w:rFonts w:ascii="Times New Roman" w:hAnsi="Times New Roman" w:cs="Times New Roman"/>
          <w:sz w:val="24"/>
          <w:szCs w:val="24"/>
        </w:rPr>
        <w:t xml:space="preserve">with three axes of rotation. </w:t>
      </w:r>
      <w:r w:rsidR="00B30F1A">
        <w:rPr>
          <w:rFonts w:ascii="Times New Roman" w:hAnsi="Times New Roman" w:cs="Times New Roman"/>
          <w:sz w:val="24"/>
          <w:szCs w:val="24"/>
        </w:rPr>
        <w:t xml:space="preserve">Coordinate systems are established with their origin locations fixed at the center of each joint. </w:t>
      </w:r>
      <w:commentRangeEnd w:id="70"/>
      <w:r w:rsidR="00E612B0">
        <w:rPr>
          <w:rStyle w:val="CommentReference"/>
          <w:rFonts w:ascii="Times New Roman" w:eastAsia="Times New Roman" w:hAnsi="Times New Roman" w:cs="Times New Roman"/>
          <w:kern w:val="14"/>
        </w:rPr>
        <w:commentReference w:id="70"/>
      </w:r>
      <w:r w:rsidR="00B30F1A">
        <w:rPr>
          <w:rFonts w:ascii="Times New Roman" w:hAnsi="Times New Roman" w:cs="Times New Roman"/>
          <w:sz w:val="24"/>
          <w:szCs w:val="24"/>
        </w:rPr>
        <w:t xml:space="preserve">The location of these </w:t>
      </w:r>
      <w:r w:rsidR="00224618">
        <w:rPr>
          <w:rFonts w:ascii="Times New Roman" w:hAnsi="Times New Roman" w:cs="Times New Roman"/>
          <w:sz w:val="24"/>
          <w:szCs w:val="24"/>
        </w:rPr>
        <w:t>systems</w:t>
      </w:r>
      <w:r w:rsidR="00B30F1A">
        <w:rPr>
          <w:rFonts w:ascii="Times New Roman" w:hAnsi="Times New Roman" w:cs="Times New Roman"/>
          <w:sz w:val="24"/>
          <w:szCs w:val="24"/>
        </w:rPr>
        <w:t xml:space="preserve"> with respect to each other and with respect to an overall fixed </w:t>
      </w:r>
      <w:r w:rsidR="00224618">
        <w:rPr>
          <w:rFonts w:ascii="Times New Roman" w:hAnsi="Times New Roman" w:cs="Times New Roman"/>
          <w:sz w:val="24"/>
          <w:szCs w:val="24"/>
        </w:rPr>
        <w:t>system</w:t>
      </w:r>
      <w:r w:rsidR="00B30F1A">
        <w:rPr>
          <w:rFonts w:ascii="Times New Roman" w:hAnsi="Times New Roman" w:cs="Times New Roman"/>
          <w:sz w:val="24"/>
          <w:szCs w:val="24"/>
        </w:rPr>
        <w:t xml:space="preserve"> are described with forward kinematics. Specifically, transformation matrices are used to describe relative distances between two systems, and rotation matrices are used to rotate the systems about the</w:t>
      </w:r>
      <w:r w:rsidR="00224618">
        <w:rPr>
          <w:rFonts w:ascii="Times New Roman" w:hAnsi="Times New Roman" w:cs="Times New Roman"/>
          <w:sz w:val="24"/>
          <w:szCs w:val="24"/>
        </w:rPr>
        <w:t xml:space="preserve">ir </w:t>
      </w:r>
      <w:r w:rsidR="00B30F1A">
        <w:rPr>
          <w:rFonts w:ascii="Times New Roman" w:hAnsi="Times New Roman" w:cs="Times New Roman"/>
          <w:sz w:val="24"/>
          <w:szCs w:val="24"/>
        </w:rPr>
        <w:t>joints.</w:t>
      </w:r>
      <w:r w:rsidR="00B30F1A" w:rsidRPr="00B30F1A">
        <w:rPr>
          <w:rFonts w:ascii="Times New Roman" w:hAnsi="Times New Roman" w:cs="Times New Roman"/>
          <w:sz w:val="24"/>
          <w:szCs w:val="24"/>
        </w:rPr>
        <w:t xml:space="preserve"> </w:t>
      </w:r>
      <w:bookmarkEnd w:id="69"/>
      <w:r w:rsidR="00B30F1A" w:rsidRPr="00B30F1A">
        <w:rPr>
          <w:rFonts w:ascii="Times New Roman" w:hAnsi="Times New Roman" w:cs="Times New Roman"/>
          <w:sz w:val="24"/>
          <w:szCs w:val="24"/>
        </w:rPr>
        <w:t>The</w:t>
      </w:r>
      <w:r w:rsidR="00B30F1A">
        <w:rPr>
          <w:rFonts w:ascii="Times New Roman" w:hAnsi="Times New Roman" w:cs="Times New Roman"/>
          <w:sz w:val="24"/>
          <w:szCs w:val="24"/>
        </w:rPr>
        <w:t>se</w:t>
      </w:r>
      <w:r w:rsidR="00B30F1A" w:rsidRPr="00B30F1A">
        <w:rPr>
          <w:rFonts w:ascii="Times New Roman" w:hAnsi="Times New Roman" w:cs="Times New Roman"/>
          <w:sz w:val="24"/>
          <w:szCs w:val="24"/>
        </w:rPr>
        <w:t xml:space="preserve"> matrices </w:t>
      </w:r>
      <w:r w:rsidR="00B30F1A">
        <w:rPr>
          <w:rFonts w:ascii="Times New Roman" w:hAnsi="Times New Roman" w:cs="Times New Roman"/>
          <w:sz w:val="24"/>
          <w:szCs w:val="24"/>
        </w:rPr>
        <w:t>are defined in</w:t>
      </w:r>
      <w:r w:rsidR="00B30F1A" w:rsidRPr="00B30F1A">
        <w:rPr>
          <w:rFonts w:ascii="Times New Roman" w:hAnsi="Times New Roman" w:cs="Times New Roman"/>
          <w:sz w:val="24"/>
          <w:szCs w:val="24"/>
        </w:rPr>
        <w:t xml:space="preserve"> Denavit Hartenberg notation</w:t>
      </w:r>
      <w:r w:rsidR="007C4521">
        <w:rPr>
          <w:rFonts w:ascii="Times New Roman" w:hAnsi="Times New Roman" w:cs="Times New Roman"/>
          <w:sz w:val="24"/>
          <w:szCs w:val="24"/>
        </w:rPr>
        <w:t>.</w:t>
      </w:r>
    </w:p>
    <w:p w14:paraId="7EA50FD9" w14:textId="0DEB5021" w:rsidR="00F965F5" w:rsidRPr="00002E22" w:rsidRDefault="00B30F1A" w:rsidP="00B30F1A">
      <w:pPr>
        <w:spacing w:line="360" w:lineRule="auto"/>
        <w:ind w:firstLine="202"/>
        <w:rPr>
          <w:rFonts w:ascii="Times New Roman" w:hAnsi="Times New Roman" w:cs="Times New Roman"/>
          <w:sz w:val="24"/>
          <w:szCs w:val="24"/>
        </w:rPr>
      </w:pPr>
      <w:r w:rsidRPr="00B30F1A">
        <w:rPr>
          <w:rFonts w:ascii="Times New Roman" w:hAnsi="Times New Roman" w:cs="Times New Roman"/>
          <w:sz w:val="24"/>
          <w:szCs w:val="24"/>
        </w:rPr>
        <w:t xml:space="preserve">To locate the position in the fixed </w:t>
      </w:r>
      <w:r w:rsidR="00224618">
        <w:rPr>
          <w:rFonts w:ascii="Times New Roman" w:hAnsi="Times New Roman" w:cs="Times New Roman"/>
          <w:sz w:val="24"/>
          <w:szCs w:val="24"/>
        </w:rPr>
        <w:t>coordinate system</w:t>
      </w:r>
      <w:r w:rsidRPr="00B30F1A">
        <w:rPr>
          <w:rFonts w:ascii="Times New Roman" w:hAnsi="Times New Roman" w:cs="Times New Roman"/>
          <w:sz w:val="24"/>
          <w:szCs w:val="24"/>
        </w:rPr>
        <w:t xml:space="preserve"> of any joint</w:t>
      </w:r>
      <w:r>
        <w:rPr>
          <w:rFonts w:ascii="Times New Roman" w:hAnsi="Times New Roman" w:cs="Times New Roman"/>
          <w:sz w:val="24"/>
          <w:szCs w:val="24"/>
        </w:rPr>
        <w:t xml:space="preserve"> after arbitrary rotation</w:t>
      </w:r>
      <w:r w:rsidR="001F4480">
        <w:rPr>
          <w:rFonts w:ascii="Times New Roman" w:hAnsi="Times New Roman" w:cs="Times New Roman"/>
          <w:sz w:val="24"/>
          <w:szCs w:val="24"/>
        </w:rPr>
        <w:t>s</w:t>
      </w:r>
      <w:r>
        <w:rPr>
          <w:rFonts w:ascii="Times New Roman" w:hAnsi="Times New Roman" w:cs="Times New Roman"/>
          <w:sz w:val="24"/>
          <w:szCs w:val="24"/>
        </w:rPr>
        <w:t xml:space="preserve"> about each joint</w:t>
      </w:r>
      <w:r w:rsidRPr="00B30F1A">
        <w:rPr>
          <w:rFonts w:ascii="Times New Roman" w:hAnsi="Times New Roman" w:cs="Times New Roman"/>
          <w:sz w:val="24"/>
          <w:szCs w:val="24"/>
        </w:rPr>
        <w:t xml:space="preserve">, </w:t>
      </w:r>
      <w:r>
        <w:rPr>
          <w:rFonts w:ascii="Times New Roman" w:hAnsi="Times New Roman" w:cs="Times New Roman"/>
          <w:sz w:val="24"/>
          <w:szCs w:val="24"/>
        </w:rPr>
        <w:t>a series of transformation</w:t>
      </w:r>
      <w:r w:rsidR="00224618">
        <w:rPr>
          <w:rFonts w:ascii="Times New Roman" w:hAnsi="Times New Roman" w:cs="Times New Roman"/>
          <w:sz w:val="24"/>
          <w:szCs w:val="24"/>
        </w:rPr>
        <w:t xml:space="preserve"> and rotation</w:t>
      </w:r>
      <w:r>
        <w:rPr>
          <w:rFonts w:ascii="Times New Roman" w:hAnsi="Times New Roman" w:cs="Times New Roman"/>
          <w:sz w:val="24"/>
          <w:szCs w:val="24"/>
        </w:rPr>
        <w:t xml:space="preserve"> matrices are used </w:t>
      </w:r>
      <w:r w:rsidR="00224618">
        <w:rPr>
          <w:rFonts w:ascii="Times New Roman" w:hAnsi="Times New Roman" w:cs="Times New Roman"/>
          <w:sz w:val="24"/>
          <w:szCs w:val="24"/>
        </w:rPr>
        <w:t>to travel from the fixed system through each transformation and rotation of each successive system up to the joint of interest</w:t>
      </w:r>
      <w:r w:rsidRPr="00B30F1A">
        <w:rPr>
          <w:rFonts w:ascii="Times New Roman" w:hAnsi="Times New Roman" w:cs="Times New Roman"/>
          <w:sz w:val="24"/>
          <w:szCs w:val="24"/>
        </w:rPr>
        <w:t xml:space="preserve">. </w:t>
      </w:r>
      <w:r w:rsidR="00224618">
        <w:rPr>
          <w:rFonts w:ascii="Times New Roman" w:hAnsi="Times New Roman" w:cs="Times New Roman"/>
          <w:sz w:val="24"/>
          <w:szCs w:val="24"/>
        </w:rPr>
        <w:t>Consider</w:t>
      </w:r>
      <w:r w:rsidRPr="00B30F1A">
        <w:rPr>
          <w:rFonts w:ascii="Times New Roman" w:hAnsi="Times New Roman" w:cs="Times New Roman"/>
          <w:sz w:val="24"/>
          <w:szCs w:val="24"/>
        </w:rPr>
        <w:t xml:space="preserve"> </w:t>
      </w:r>
      <w:r w:rsidR="00DB27B1">
        <w:rPr>
          <w:rFonts w:ascii="Times New Roman" w:hAnsi="Times New Roman" w:cs="Times New Roman"/>
          <w:sz w:val="24"/>
          <w:szCs w:val="24"/>
        </w:rPr>
        <w:t>a point,</w:t>
      </w:r>
      <m:oMath>
        <m:r>
          <w:rPr>
            <w:rFonts w:ascii="Cambria Math" w:hAnsi="Cambria Math" w:cs="Times New Roman"/>
            <w:sz w:val="24"/>
            <w:szCs w:val="24"/>
          </w:rPr>
          <m:t xml:space="preserve"> </m:t>
        </m:r>
        <m:sPre>
          <m:sPrePr>
            <m:ctrlPr>
              <w:rPr>
                <w:rFonts w:ascii="Cambria Math" w:hAnsi="Cambria Math" w:cs="Times New Roman"/>
                <w:i/>
                <w:sz w:val="24"/>
                <w:szCs w:val="24"/>
              </w:rPr>
            </m:ctrlPr>
          </m:sPrePr>
          <m:sub>
            <m:r>
              <w:rPr>
                <w:rFonts w:ascii="Cambria Math" w:hAnsi="Cambria Math" w:cs="Times New Roman"/>
                <w:sz w:val="24"/>
                <w:szCs w:val="24"/>
              </w:rPr>
              <m:t xml:space="preserve"> </m:t>
            </m:r>
          </m:sub>
          <m:sup>
            <m:r>
              <w:rPr>
                <w:rFonts w:ascii="Cambria Math" w:hAnsi="Cambria Math" w:cs="Times New Roman"/>
                <w:sz w:val="24"/>
                <w:szCs w:val="24"/>
              </w:rPr>
              <m:t xml:space="preserve"> </m:t>
            </m:r>
          </m:sup>
          <m:e>
            <m:r>
              <w:rPr>
                <w:rFonts w:ascii="Cambria Math" w:hAnsi="Cambria Math" w:cs="Times New Roman"/>
                <w:sz w:val="24"/>
                <w:szCs w:val="24"/>
              </w:rPr>
              <m:t>P</m:t>
            </m:r>
          </m:e>
        </m:sPre>
      </m:oMath>
      <w:r w:rsidR="00DB27B1">
        <w:rPr>
          <w:rFonts w:ascii="Times New Roman" w:eastAsiaTheme="minorEastAsia" w:hAnsi="Times New Roman" w:cs="Times New Roman"/>
          <w:sz w:val="24"/>
          <w:szCs w:val="24"/>
        </w:rPr>
        <w:t>,</w:t>
      </w:r>
      <w:r w:rsidR="00DB27B1">
        <w:rPr>
          <w:rFonts w:ascii="Times New Roman" w:hAnsi="Times New Roman" w:cs="Times New Roman"/>
          <w:sz w:val="24"/>
          <w:szCs w:val="24"/>
        </w:rPr>
        <w:t xml:space="preserve"> with a known position in</w:t>
      </w:r>
      <w:r w:rsidR="00F965F5" w:rsidRPr="00B30F1A">
        <w:rPr>
          <w:rFonts w:ascii="Times New Roman" w:hAnsi="Times New Roman" w:cs="Times New Roman"/>
          <w:sz w:val="24"/>
          <w:szCs w:val="24"/>
        </w:rPr>
        <w:t xml:space="preserve"> the coordinate system</w:t>
      </w:r>
      <w:r w:rsidRPr="00B30F1A">
        <w:rPr>
          <w:rFonts w:ascii="Times New Roman" w:hAnsi="Times New Roman" w:cs="Times New Roman"/>
          <w:sz w:val="24"/>
          <w:szCs w:val="24"/>
        </w:rPr>
        <w:t xml:space="preserve"> </w:t>
      </w:r>
      <w:r w:rsidR="00002E22">
        <w:rPr>
          <w:rFonts w:ascii="Times New Roman" w:hAnsi="Times New Roman" w:cs="Times New Roman"/>
          <w:i/>
          <w:iCs/>
          <w:sz w:val="24"/>
          <w:szCs w:val="24"/>
        </w:rPr>
        <w:t>n</w:t>
      </w:r>
      <w:r w:rsidR="00AF6ADA">
        <w:rPr>
          <w:rFonts w:ascii="Times New Roman" w:hAnsi="Times New Roman" w:cs="Times New Roman"/>
          <w:i/>
          <w:iCs/>
          <w:sz w:val="24"/>
          <w:szCs w:val="24"/>
        </w:rPr>
        <w:t xml:space="preserve">, </w:t>
      </w:r>
      <m:oMath>
        <m:sPre>
          <m:sPrePr>
            <m:ctrlPr>
              <w:rPr>
                <w:rFonts w:ascii="Cambria Math" w:hAnsi="Cambria Math" w:cs="Times New Roman"/>
                <w:i/>
                <w:sz w:val="24"/>
                <w:szCs w:val="24"/>
              </w:rPr>
            </m:ctrlPr>
          </m:sPrePr>
          <m:sub>
            <m:r>
              <w:rPr>
                <w:rFonts w:ascii="Cambria Math" w:hAnsi="Cambria Math" w:cs="Times New Roman"/>
                <w:sz w:val="24"/>
                <w:szCs w:val="24"/>
              </w:rPr>
              <m:t xml:space="preserve"> </m:t>
            </m:r>
          </m:sub>
          <m:sup>
            <m:r>
              <w:rPr>
                <w:rFonts w:ascii="Cambria Math" w:hAnsi="Cambria Math" w:cs="Times New Roman"/>
                <w:sz w:val="24"/>
                <w:szCs w:val="24"/>
              </w:rPr>
              <m:t>n</m:t>
            </m:r>
          </m:sup>
          <m:e>
            <m:r>
              <w:rPr>
                <w:rFonts w:ascii="Cambria Math" w:hAnsi="Cambria Math" w:cs="Times New Roman"/>
                <w:sz w:val="24"/>
                <w:szCs w:val="24"/>
              </w:rPr>
              <m:t>P</m:t>
            </m:r>
          </m:e>
        </m:sPre>
      </m:oMath>
      <w:r w:rsidR="00DB27B1">
        <w:rPr>
          <w:rFonts w:ascii="Times New Roman" w:hAnsi="Times New Roman" w:cs="Times New Roman"/>
          <w:sz w:val="24"/>
          <w:szCs w:val="24"/>
        </w:rPr>
        <w:t>.</w:t>
      </w:r>
      <w:r w:rsidR="00F965F5" w:rsidRPr="00B30F1A">
        <w:rPr>
          <w:rFonts w:ascii="Times New Roman" w:hAnsi="Times New Roman" w:cs="Times New Roman"/>
          <w:sz w:val="24"/>
          <w:szCs w:val="24"/>
        </w:rPr>
        <w:t xml:space="preserve"> </w:t>
      </w:r>
      <w:r w:rsidR="00DB27B1">
        <w:rPr>
          <w:rFonts w:ascii="Times New Roman" w:hAnsi="Times New Roman" w:cs="Times New Roman"/>
          <w:sz w:val="24"/>
          <w:szCs w:val="24"/>
        </w:rPr>
        <w:t xml:space="preserve">To locate </w:t>
      </w:r>
      <m:oMath>
        <m:sPre>
          <m:sPrePr>
            <m:ctrlPr>
              <w:rPr>
                <w:rFonts w:ascii="Cambria Math" w:hAnsi="Cambria Math" w:cs="Times New Roman"/>
                <w:i/>
                <w:sz w:val="24"/>
                <w:szCs w:val="24"/>
              </w:rPr>
            </m:ctrlPr>
          </m:sPrePr>
          <m:sub>
            <m:r>
              <w:rPr>
                <w:rFonts w:ascii="Cambria Math" w:hAnsi="Cambria Math" w:cs="Times New Roman"/>
                <w:sz w:val="24"/>
                <w:szCs w:val="24"/>
              </w:rPr>
              <m:t xml:space="preserve"> </m:t>
            </m:r>
          </m:sub>
          <m:sup>
            <m:r>
              <w:rPr>
                <w:rFonts w:ascii="Cambria Math" w:hAnsi="Cambria Math" w:cs="Times New Roman"/>
                <w:sz w:val="24"/>
                <w:szCs w:val="24"/>
              </w:rPr>
              <m:t>n</m:t>
            </m:r>
          </m:sup>
          <m:e>
            <m:r>
              <w:rPr>
                <w:rFonts w:ascii="Cambria Math" w:hAnsi="Cambria Math" w:cs="Times New Roman"/>
                <w:sz w:val="24"/>
                <w:szCs w:val="24"/>
              </w:rPr>
              <m:t>P</m:t>
            </m:r>
          </m:e>
        </m:sPre>
      </m:oMath>
      <w:r w:rsidR="00DB27B1">
        <w:rPr>
          <w:rFonts w:ascii="Times New Roman" w:eastAsiaTheme="minorEastAsia" w:hAnsi="Times New Roman" w:cs="Times New Roman"/>
          <w:sz w:val="24"/>
          <w:szCs w:val="24"/>
        </w:rPr>
        <w:t xml:space="preserve"> in t</w:t>
      </w:r>
      <w:r w:rsidR="00F965F5" w:rsidRPr="00B30F1A">
        <w:rPr>
          <w:rFonts w:ascii="Times New Roman" w:hAnsi="Times New Roman" w:cs="Times New Roman"/>
          <w:sz w:val="24"/>
          <w:szCs w:val="24"/>
        </w:rPr>
        <w:t>he coordinate system of the previous joint</w:t>
      </w:r>
      <w:r w:rsidR="00DB27B1">
        <w:rPr>
          <w:rFonts w:ascii="Times New Roman" w:hAnsi="Times New Roman" w:cs="Times New Roman"/>
          <w:sz w:val="24"/>
          <w:szCs w:val="24"/>
        </w:rPr>
        <w:t xml:space="preserve">, </w:t>
      </w:r>
      <w:r w:rsidR="00002E22">
        <w:rPr>
          <w:rFonts w:ascii="Times New Roman" w:hAnsi="Times New Roman" w:cs="Times New Roman"/>
          <w:i/>
          <w:iCs/>
          <w:sz w:val="24"/>
          <w:szCs w:val="24"/>
        </w:rPr>
        <w:t>n</w:t>
      </w:r>
      <w:r w:rsidR="00577C28">
        <w:rPr>
          <w:rFonts w:ascii="Times New Roman" w:hAnsi="Times New Roman" w:cs="Times New Roman"/>
          <w:i/>
          <w:iCs/>
          <w:sz w:val="24"/>
          <w:szCs w:val="24"/>
        </w:rPr>
        <w:t>-1</w:t>
      </w:r>
      <w:r w:rsidR="00DB27B1">
        <w:rPr>
          <w:rFonts w:ascii="Times New Roman" w:hAnsi="Times New Roman" w:cs="Times New Roman"/>
          <w:i/>
          <w:iCs/>
          <w:sz w:val="24"/>
          <w:szCs w:val="24"/>
        </w:rPr>
        <w:t>,</w:t>
      </w:r>
      <w:r w:rsidR="00224618">
        <w:rPr>
          <w:rFonts w:ascii="Times New Roman" w:hAnsi="Times New Roman" w:cs="Times New Roman"/>
          <w:sz w:val="24"/>
          <w:szCs w:val="24"/>
        </w:rPr>
        <w:t xml:space="preserve"> </w:t>
      </w:r>
      <w:r w:rsidR="00DB27B1">
        <w:rPr>
          <w:rFonts w:ascii="Times New Roman" w:hAnsi="Times New Roman" w:cs="Times New Roman"/>
          <w:sz w:val="24"/>
          <w:szCs w:val="24"/>
        </w:rPr>
        <w:t>the point must be</w:t>
      </w:r>
      <w:r w:rsidR="00F965F5" w:rsidRPr="00B30F1A">
        <w:rPr>
          <w:rFonts w:ascii="Times New Roman" w:hAnsi="Times New Roman" w:cs="Times New Roman"/>
          <w:sz w:val="24"/>
          <w:szCs w:val="24"/>
        </w:rPr>
        <w:t xml:space="preserve"> pre</w:t>
      </w:r>
      <w:r w:rsidR="000E1A2B">
        <w:rPr>
          <w:rFonts w:ascii="Times New Roman" w:hAnsi="Times New Roman" w:cs="Times New Roman"/>
          <w:sz w:val="24"/>
          <w:szCs w:val="24"/>
        </w:rPr>
        <w:t>-</w:t>
      </w:r>
      <w:r w:rsidR="00DB27B1" w:rsidRPr="00B30F1A">
        <w:rPr>
          <w:rFonts w:ascii="Times New Roman" w:hAnsi="Times New Roman" w:cs="Times New Roman"/>
          <w:sz w:val="24"/>
          <w:szCs w:val="24"/>
        </w:rPr>
        <w:t>multipl</w:t>
      </w:r>
      <w:r w:rsidR="00DB27B1">
        <w:rPr>
          <w:rFonts w:ascii="Times New Roman" w:hAnsi="Times New Roman" w:cs="Times New Roman"/>
          <w:sz w:val="24"/>
          <w:szCs w:val="24"/>
        </w:rPr>
        <w:t>ied</w:t>
      </w:r>
      <w:r w:rsidR="00F965F5" w:rsidRPr="00B30F1A">
        <w:rPr>
          <w:rFonts w:ascii="Times New Roman" w:hAnsi="Times New Roman" w:cs="Times New Roman"/>
          <w:sz w:val="24"/>
          <w:szCs w:val="24"/>
        </w:rPr>
        <w:t xml:space="preserve"> </w:t>
      </w:r>
      <w:r w:rsidR="00DB27B1">
        <w:rPr>
          <w:rFonts w:ascii="Times New Roman" w:hAnsi="Times New Roman" w:cs="Times New Roman"/>
          <w:sz w:val="24"/>
          <w:szCs w:val="24"/>
        </w:rPr>
        <w:t>by a</w:t>
      </w:r>
      <w:r w:rsidR="00F965F5" w:rsidRPr="00B30F1A">
        <w:rPr>
          <w:rFonts w:ascii="Times New Roman" w:hAnsi="Times New Roman" w:cs="Times New Roman"/>
          <w:sz w:val="24"/>
          <w:szCs w:val="24"/>
        </w:rPr>
        <w:t xml:space="preserve"> translation matrix</w:t>
      </w:r>
      <w:r w:rsidR="00BC55E9">
        <w:rPr>
          <w:rFonts w:ascii="Times New Roman" w:hAnsi="Times New Roman" w:cs="Times New Roman"/>
          <w:sz w:val="24"/>
          <w:szCs w:val="24"/>
        </w:rPr>
        <w:t>,</w:t>
      </w:r>
      <w:r w:rsidR="00BC55E9">
        <w:rPr>
          <w:rFonts w:ascii="Times New Roman" w:hAnsi="Times New Roman" w:cs="Times New Roman"/>
          <w:i/>
          <w:iCs/>
          <w:sz w:val="24"/>
          <w:szCs w:val="24"/>
        </w:rPr>
        <w:t xml:space="preserve"> </w:t>
      </w:r>
      <m:oMath>
        <m:sPre>
          <m:sPrePr>
            <m:ctrlPr>
              <w:rPr>
                <w:rFonts w:ascii="Cambria Math" w:hAnsi="Cambria Math"/>
                <w:i/>
                <w:iCs/>
                <w:sz w:val="24"/>
                <w:szCs w:val="24"/>
              </w:rPr>
            </m:ctrlPr>
          </m:sPrePr>
          <m:sub>
            <m:r>
              <w:rPr>
                <w:rFonts w:ascii="Cambria Math" w:hAnsi="Cambria Math"/>
                <w:sz w:val="24"/>
                <w:szCs w:val="24"/>
              </w:rPr>
              <m:t>n</m:t>
            </m:r>
          </m:sub>
          <m:sup>
            <m:r>
              <w:rPr>
                <w:rFonts w:ascii="Cambria Math" w:hAnsi="Cambria Math"/>
                <w:sz w:val="24"/>
                <w:szCs w:val="24"/>
              </w:rPr>
              <m:t>n-1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oMath>
      <w:r w:rsidR="00BC55E9">
        <w:rPr>
          <w:rFonts w:ascii="Times New Roman" w:eastAsiaTheme="minorEastAsia" w:hAnsi="Times New Roman" w:cs="Times New Roman"/>
          <w:i/>
          <w:iCs/>
          <w:sz w:val="24"/>
          <w:szCs w:val="24"/>
        </w:rPr>
        <w:t>,</w:t>
      </w:r>
      <w:r w:rsidR="00F965F5" w:rsidRPr="00B30F1A">
        <w:rPr>
          <w:rFonts w:ascii="Times New Roman" w:hAnsi="Times New Roman" w:cs="Times New Roman"/>
          <w:sz w:val="24"/>
          <w:szCs w:val="24"/>
        </w:rPr>
        <w:t xml:space="preserve"> </w:t>
      </w:r>
      <w:r w:rsidR="00DB27B1">
        <w:rPr>
          <w:rFonts w:ascii="Times New Roman" w:hAnsi="Times New Roman" w:cs="Times New Roman"/>
          <w:sz w:val="24"/>
          <w:szCs w:val="24"/>
        </w:rPr>
        <w:t xml:space="preserve">that describes points in system </w:t>
      </w:r>
      <w:r w:rsidR="00002E22">
        <w:rPr>
          <w:rFonts w:ascii="Times New Roman" w:hAnsi="Times New Roman" w:cs="Times New Roman"/>
          <w:i/>
          <w:iCs/>
          <w:sz w:val="24"/>
          <w:szCs w:val="24"/>
        </w:rPr>
        <w:t>n</w:t>
      </w:r>
      <w:r w:rsidR="00DB27B1">
        <w:rPr>
          <w:rFonts w:ascii="Times New Roman" w:hAnsi="Times New Roman" w:cs="Times New Roman"/>
          <w:i/>
          <w:iCs/>
          <w:sz w:val="24"/>
          <w:szCs w:val="24"/>
        </w:rPr>
        <w:t xml:space="preserve"> </w:t>
      </w:r>
      <w:r w:rsidR="00DB27B1">
        <w:rPr>
          <w:rFonts w:ascii="Times New Roman" w:hAnsi="Times New Roman" w:cs="Times New Roman"/>
          <w:sz w:val="24"/>
          <w:szCs w:val="24"/>
        </w:rPr>
        <w:t xml:space="preserve">as seen from system </w:t>
      </w:r>
      <w:r w:rsidR="00002E22">
        <w:rPr>
          <w:rFonts w:ascii="Times New Roman" w:hAnsi="Times New Roman" w:cs="Times New Roman"/>
          <w:i/>
          <w:iCs/>
          <w:sz w:val="24"/>
          <w:szCs w:val="24"/>
        </w:rPr>
        <w:t>n</w:t>
      </w:r>
      <w:r w:rsidR="00577C28">
        <w:rPr>
          <w:rFonts w:ascii="Times New Roman" w:hAnsi="Times New Roman" w:cs="Times New Roman"/>
          <w:i/>
          <w:iCs/>
          <w:sz w:val="24"/>
          <w:szCs w:val="24"/>
        </w:rPr>
        <w:t>-1</w:t>
      </w:r>
      <m:oMath>
        <m:r>
          <w:rPr>
            <w:rFonts w:ascii="Cambria Math" w:hAnsi="Cambria Math"/>
            <w:sz w:val="24"/>
            <w:szCs w:val="24"/>
          </w:rPr>
          <m:t>.</m:t>
        </m:r>
      </m:oMath>
      <w:r w:rsidR="00DB27B1">
        <w:rPr>
          <w:rFonts w:ascii="Times New Roman" w:eastAsiaTheme="minorEastAsia" w:hAnsi="Times New Roman" w:cs="Times New Roman"/>
          <w:i/>
          <w:iCs/>
          <w:sz w:val="24"/>
          <w:szCs w:val="24"/>
        </w:rPr>
        <w:t xml:space="preserve"> </w:t>
      </w:r>
      <w:r w:rsidR="00002E22">
        <w:rPr>
          <w:rFonts w:ascii="Times New Roman" w:eastAsiaTheme="minorEastAsia" w:hAnsi="Times New Roman" w:cs="Times New Roman"/>
          <w:sz w:val="24"/>
          <w:szCs w:val="24"/>
        </w:rPr>
        <w:t>A</w:t>
      </w:r>
      <w:r w:rsidR="00DB27B1">
        <w:rPr>
          <w:rFonts w:ascii="Times New Roman" w:eastAsiaTheme="minorEastAsia" w:hAnsi="Times New Roman" w:cs="Times New Roman"/>
          <w:sz w:val="24"/>
          <w:szCs w:val="24"/>
        </w:rPr>
        <w:t xml:space="preserve"> rotation about the joint in </w:t>
      </w:r>
      <w:r w:rsidR="00002E22">
        <w:rPr>
          <w:rFonts w:ascii="Times New Roman" w:eastAsiaTheme="minorEastAsia" w:hAnsi="Times New Roman" w:cs="Times New Roman"/>
          <w:sz w:val="24"/>
          <w:szCs w:val="24"/>
        </w:rPr>
        <w:t>either system will also affect the location of the point. To account for rotations,</w:t>
      </w:r>
      <w:r w:rsidR="00DB27B1">
        <w:rPr>
          <w:rFonts w:ascii="Times New Roman" w:eastAsiaTheme="minorEastAsia" w:hAnsi="Times New Roman" w:cs="Times New Roman"/>
          <w:sz w:val="24"/>
          <w:szCs w:val="24"/>
        </w:rPr>
        <w:t xml:space="preserve"> </w:t>
      </w:r>
      <w:r w:rsidR="00F965F5" w:rsidRPr="00B30F1A">
        <w:rPr>
          <w:rFonts w:ascii="Times New Roman" w:hAnsi="Times New Roman" w:cs="Times New Roman"/>
          <w:sz w:val="24"/>
          <w:szCs w:val="24"/>
        </w:rPr>
        <w:t>and a rotation matrix</w:t>
      </w:r>
      <w:r w:rsidR="00002E22">
        <w:rPr>
          <w:rFonts w:ascii="Times New Roman" w:hAnsi="Times New Roman" w:cs="Times New Roman"/>
          <w:sz w:val="24"/>
          <w:szCs w:val="24"/>
        </w:rPr>
        <w:t xml:space="preserve"> rotating about </w:t>
      </w:r>
      <w:r w:rsidR="00577C28">
        <w:rPr>
          <w:rFonts w:ascii="Times New Roman" w:hAnsi="Times New Roman" w:cs="Times New Roman"/>
          <w:sz w:val="24"/>
          <w:szCs w:val="24"/>
        </w:rPr>
        <w:t>joint</w:t>
      </w:r>
      <w:r w:rsidR="00002E22">
        <w:rPr>
          <w:rFonts w:ascii="Times New Roman" w:hAnsi="Times New Roman" w:cs="Times New Roman"/>
          <w:sz w:val="24"/>
          <w:szCs w:val="24"/>
        </w:rPr>
        <w:t xml:space="preserve"> </w:t>
      </w:r>
      <w:r w:rsidR="00577C28">
        <w:rPr>
          <w:rFonts w:ascii="Times New Roman" w:hAnsi="Times New Roman" w:cs="Times New Roman"/>
          <w:i/>
          <w:iCs/>
          <w:sz w:val="24"/>
          <w:szCs w:val="24"/>
        </w:rPr>
        <w:t>n</w:t>
      </w:r>
      <w:r w:rsidR="00002E22">
        <w:rPr>
          <w:rFonts w:ascii="Times New Roman" w:hAnsi="Times New Roman" w:cs="Times New Roman"/>
          <w:sz w:val="24"/>
          <w:szCs w:val="24"/>
        </w:rPr>
        <w:t>,</w:t>
      </w:r>
      <w:r w:rsidR="00F965F5" w:rsidRPr="00B30F1A">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n</m:t>
            </m:r>
          </m:sub>
        </m:sSub>
      </m:oMath>
      <w:r w:rsidR="00002E22">
        <w:rPr>
          <w:rFonts w:ascii="Times New Roman" w:eastAsiaTheme="minorEastAsia" w:hAnsi="Times New Roman" w:cs="Times New Roman"/>
          <w:sz w:val="24"/>
          <w:szCs w:val="24"/>
        </w:rPr>
        <w:t>,</w:t>
      </w:r>
      <w:r w:rsidR="00002E22">
        <w:rPr>
          <w:rFonts w:ascii="Times New Roman" w:hAnsi="Times New Roman" w:cs="Times New Roman"/>
          <w:sz w:val="24"/>
          <w:szCs w:val="24"/>
        </w:rPr>
        <w:t xml:space="preserve"> must also be </w:t>
      </w:r>
      <w:r w:rsidR="00DE5CAB">
        <w:rPr>
          <w:rFonts w:ascii="Times New Roman" w:hAnsi="Times New Roman" w:cs="Times New Roman"/>
          <w:sz w:val="24"/>
          <w:szCs w:val="24"/>
        </w:rPr>
        <w:t>pre-</w:t>
      </w:r>
      <w:r w:rsidR="00002E22">
        <w:rPr>
          <w:rFonts w:ascii="Times New Roman" w:hAnsi="Times New Roman" w:cs="Times New Roman"/>
          <w:sz w:val="24"/>
          <w:szCs w:val="24"/>
        </w:rPr>
        <w:t>multiplied</w:t>
      </w:r>
      <w:r w:rsidR="00F965F5" w:rsidRPr="00B30F1A">
        <w:rPr>
          <w:rFonts w:ascii="Times New Roman" w:hAnsi="Times New Roman" w:cs="Times New Roman"/>
          <w:sz w:val="24"/>
          <w:szCs w:val="24"/>
        </w:rPr>
        <w:t>.</w:t>
      </w:r>
      <w:r w:rsidR="00002E22">
        <w:rPr>
          <w:rFonts w:ascii="Times New Roman" w:hAnsi="Times New Roman" w:cs="Times New Roman"/>
          <w:sz w:val="24"/>
          <w:szCs w:val="24"/>
        </w:rPr>
        <w:t xml:space="preserve"> A generalized formula for translating a point in the </w:t>
      </w:r>
      <w:r w:rsidR="00002E22">
        <w:rPr>
          <w:rFonts w:ascii="Times New Roman" w:hAnsi="Times New Roman" w:cs="Times New Roman"/>
          <w:i/>
          <w:iCs/>
          <w:sz w:val="24"/>
          <w:szCs w:val="24"/>
        </w:rPr>
        <w:t xml:space="preserve">n </w:t>
      </w:r>
      <w:r w:rsidR="00002E22">
        <w:rPr>
          <w:rFonts w:ascii="Times New Roman" w:hAnsi="Times New Roman" w:cs="Times New Roman"/>
          <w:sz w:val="24"/>
          <w:szCs w:val="24"/>
        </w:rPr>
        <w:t>system through an arbitrary number of translations and rotations is presented in (1)</w:t>
      </w:r>
      <w:r w:rsidR="00BC55E9">
        <w:rPr>
          <w:rFonts w:ascii="Times New Roman" w:hAnsi="Times New Roman" w:cs="Times New Roman"/>
          <w:sz w:val="24"/>
          <w:szCs w:val="24"/>
        </w:rPr>
        <w:t xml:space="preserve"> where </w:t>
      </w:r>
      <m:oMath>
        <m:sPre>
          <m:sPrePr>
            <m:ctrlPr>
              <w:rPr>
                <w:rFonts w:ascii="Cambria Math" w:hAnsi="Cambria Math"/>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oMath>
      <w:r w:rsidR="00BC55E9">
        <w:rPr>
          <w:rFonts w:ascii="Times New Roman" w:eastAsiaTheme="minorEastAsia" w:hAnsi="Times New Roman" w:cs="Times New Roman"/>
          <w:iCs/>
        </w:rPr>
        <w:t xml:space="preserve"> is the </w:t>
      </w:r>
      <w:commentRangeStart w:id="71"/>
      <w:commentRangeStart w:id="72"/>
      <w:commentRangeStart w:id="73"/>
      <w:r w:rsidR="00BC55E9">
        <w:rPr>
          <w:rFonts w:ascii="Times New Roman" w:eastAsiaTheme="minorEastAsia" w:hAnsi="Times New Roman" w:cs="Times New Roman"/>
          <w:iCs/>
        </w:rPr>
        <w:t xml:space="preserve">translation from system one to the </w:t>
      </w:r>
      <w:commentRangeEnd w:id="71"/>
      <w:r w:rsidR="002E475B">
        <w:rPr>
          <w:rStyle w:val="CommentReference"/>
          <w:rFonts w:ascii="Times New Roman" w:eastAsia="Times New Roman" w:hAnsi="Times New Roman" w:cs="Times New Roman"/>
          <w:kern w:val="14"/>
        </w:rPr>
        <w:commentReference w:id="71"/>
      </w:r>
      <w:r w:rsidR="00BC55E9">
        <w:rPr>
          <w:rFonts w:ascii="Times New Roman" w:eastAsiaTheme="minorEastAsia" w:hAnsi="Times New Roman" w:cs="Times New Roman"/>
          <w:iCs/>
        </w:rPr>
        <w:t xml:space="preserve">fixed system </w:t>
      </w:r>
      <w:commentRangeEnd w:id="72"/>
      <w:r w:rsidR="00E33D38">
        <w:rPr>
          <w:rStyle w:val="CommentReference"/>
          <w:rFonts w:ascii="Times New Roman" w:eastAsia="Times New Roman" w:hAnsi="Times New Roman" w:cs="Times New Roman"/>
          <w:kern w:val="14"/>
        </w:rPr>
        <w:commentReference w:id="72"/>
      </w:r>
      <w:commentRangeEnd w:id="73"/>
      <w:r w:rsidR="00C90A04">
        <w:rPr>
          <w:rStyle w:val="CommentReference"/>
          <w:rFonts w:ascii="Times New Roman" w:eastAsia="Times New Roman" w:hAnsi="Times New Roman" w:cs="Times New Roman"/>
          <w:kern w:val="14"/>
        </w:rPr>
        <w:commentReference w:id="73"/>
      </w:r>
      <w:r w:rsidR="00BC55E9">
        <w:rPr>
          <w:rFonts w:ascii="Times New Roman" w:eastAsiaTheme="minorEastAsia" w:hAnsi="Times New Roman" w:cs="Times New Roman"/>
          <w:iCs/>
        </w:rPr>
        <w:t xml:space="preserve">and </w:t>
      </w:r>
      <m:oMath>
        <m:sPre>
          <m:sPrePr>
            <m:ctrlPr>
              <w:rPr>
                <w:rFonts w:ascii="Cambria Math" w:hAnsi="Cambria Math" w:cs="Times New Roman"/>
                <w:i/>
                <w:sz w:val="24"/>
                <w:szCs w:val="24"/>
              </w:rPr>
            </m:ctrlPr>
          </m:sPrePr>
          <m:sub>
            <m:r>
              <w:rPr>
                <w:rFonts w:ascii="Cambria Math" w:hAnsi="Cambria Math" w:cs="Times New Roman"/>
                <w:sz w:val="24"/>
                <w:szCs w:val="24"/>
              </w:rPr>
              <m:t xml:space="preserve"> </m:t>
            </m:r>
          </m:sub>
          <m:sup>
            <m:r>
              <w:rPr>
                <w:rFonts w:ascii="Cambria Math" w:hAnsi="Cambria Math" w:cs="Times New Roman"/>
                <w:sz w:val="24"/>
                <w:szCs w:val="24"/>
              </w:rPr>
              <m:t>f</m:t>
            </m:r>
          </m:sup>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 xml:space="preserve"> </m:t>
                </m:r>
              </m:sub>
            </m:sSub>
          </m:e>
        </m:sPre>
      </m:oMath>
      <w:r w:rsidR="00BC55E9">
        <w:rPr>
          <w:rFonts w:ascii="Times New Roman" w:eastAsiaTheme="minorEastAsia" w:hAnsi="Times New Roman" w:cs="Times New Roman"/>
          <w:iCs/>
        </w:rPr>
        <w:t xml:space="preserve"> is the location of point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 xml:space="preserve"> </m:t>
            </m:r>
          </m:sub>
        </m:sSub>
      </m:oMath>
      <w:r w:rsidR="00BC55E9">
        <w:rPr>
          <w:rFonts w:ascii="Times New Roman" w:eastAsiaTheme="minorEastAsia" w:hAnsi="Times New Roman" w:cs="Times New Roman"/>
          <w:sz w:val="24"/>
          <w:szCs w:val="24"/>
        </w:rPr>
        <w:t xml:space="preserve"> as seen from the fixed system</w:t>
      </w:r>
      <w:r w:rsidR="00002E22">
        <w:rPr>
          <w:rFonts w:ascii="Times New Roman" w:hAnsi="Times New Roman" w:cs="Times New Roman"/>
          <w:sz w:val="24"/>
          <w:szCs w:val="24"/>
        </w:rPr>
        <w:t>.</w:t>
      </w:r>
    </w:p>
    <w:p w14:paraId="2DAADE3F" w14:textId="77777777" w:rsidR="00F52FAD" w:rsidRPr="00F965F5" w:rsidRDefault="00F52FAD" w:rsidP="00F965F5">
      <w:pPr>
        <w:pStyle w:val="Text"/>
        <w:spacing w:line="360" w:lineRule="auto"/>
        <w:rPr>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
        <w:gridCol w:w="4050"/>
        <w:gridCol w:w="535"/>
      </w:tblGrid>
      <w:tr w:rsidR="00F965F5" w:rsidRPr="00F965F5" w14:paraId="65D2ACE7" w14:textId="77777777" w:rsidTr="00F52FAD">
        <w:trPr>
          <w:jc w:val="center"/>
        </w:trPr>
        <w:tc>
          <w:tcPr>
            <w:tcW w:w="445" w:type="dxa"/>
          </w:tcPr>
          <w:p w14:paraId="614D8566" w14:textId="77777777" w:rsidR="00F965F5" w:rsidRPr="00F965F5" w:rsidRDefault="00F965F5" w:rsidP="00F52FAD">
            <w:pPr>
              <w:pStyle w:val="Text"/>
              <w:spacing w:line="360" w:lineRule="auto"/>
              <w:ind w:firstLine="0"/>
              <w:jc w:val="center"/>
              <w:rPr>
                <w:sz w:val="24"/>
                <w:szCs w:val="24"/>
              </w:rPr>
            </w:pPr>
          </w:p>
        </w:tc>
        <w:tc>
          <w:tcPr>
            <w:tcW w:w="4050" w:type="dxa"/>
          </w:tcPr>
          <w:p w14:paraId="760386EC" w14:textId="6E9646C7" w:rsidR="00F965F5" w:rsidRPr="00F965F5" w:rsidRDefault="0000731F" w:rsidP="00F52FAD">
            <w:pPr>
              <w:pStyle w:val="Text"/>
              <w:spacing w:line="360" w:lineRule="auto"/>
              <w:ind w:firstLine="0"/>
              <w:jc w:val="center"/>
              <w:rPr>
                <w:sz w:val="24"/>
                <w:szCs w:val="24"/>
              </w:rPr>
            </w:pPr>
            <m:oMathPara>
              <m:oMathParaPr>
                <m:jc m:val="center"/>
              </m:oMathParaPr>
              <m:oMath>
                <m:sPre>
                  <m:sPrePr>
                    <m:ctrlPr>
                      <w:rPr>
                        <w:rFonts w:ascii="Cambria Math" w:eastAsiaTheme="minorHAnsi"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eastAsiaTheme="minorHAnsi" w:hAnsi="Cambria Math"/>
                            <w:i/>
                            <w:sz w:val="24"/>
                            <w:szCs w:val="24"/>
                          </w:rPr>
                        </m:ctrlPr>
                      </m:sSubPr>
                      <m:e>
                        <m:r>
                          <w:rPr>
                            <w:rFonts w:ascii="Cambria Math" w:hAnsi="Cambria Math"/>
                            <w:sz w:val="24"/>
                            <w:szCs w:val="24"/>
                          </w:rPr>
                          <m:t>P</m:t>
                        </m:r>
                      </m:e>
                      <m:sub>
                        <m:r>
                          <w:rPr>
                            <w:rFonts w:ascii="Cambria Math" w:hAnsi="Cambria Math"/>
                            <w:sz w:val="24"/>
                            <w:szCs w:val="24"/>
                          </w:rPr>
                          <m:t xml:space="preserve"> </m:t>
                        </m:r>
                      </m:sub>
                    </m:sSub>
                  </m:e>
                </m:sPre>
                <m:r>
                  <w:rPr>
                    <w:rFonts w:ascii="Cambria Math" w:hAnsi="Cambria Math"/>
                  </w:rPr>
                  <m:t>=</m:t>
                </m:r>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hAnsi="Cambria Math"/>
                        <w:i/>
                        <w:iCs/>
                      </w:rPr>
                    </m:ctrlPr>
                  </m:sSubPr>
                  <m:e>
                    <m:r>
                      <w:rPr>
                        <w:rFonts w:ascii="Cambria Math" w:hAnsi="Cambria Math"/>
                      </w:rPr>
                      <m:t> R</m:t>
                    </m:r>
                  </m:e>
                  <m:sub>
                    <m:r>
                      <w:rPr>
                        <w:rFonts w:ascii="Cambria Math" w:hAnsi="Cambria Math"/>
                      </w:rPr>
                      <m:t>1</m:t>
                    </m:r>
                  </m:sub>
                </m:sSub>
                <m:d>
                  <m:dPr>
                    <m:begChr m:val="["/>
                    <m:endChr m:val="]"/>
                    <m:ctrlPr>
                      <w:rPr>
                        <w:rFonts w:ascii="Cambria Math" w:hAnsi="Cambria Math"/>
                        <w:i/>
                        <w:iCs/>
                      </w:rPr>
                    </m:ctrlPr>
                  </m:dPr>
                  <m:e>
                    <m:nary>
                      <m:naryPr>
                        <m:chr m:val="∏"/>
                        <m:limLoc m:val="undOvr"/>
                        <m:ctrlPr>
                          <w:rPr>
                            <w:rFonts w:ascii="Cambria Math" w:hAnsi="Cambria Math"/>
                            <w:i/>
                            <w:iCs/>
                          </w:rPr>
                        </m:ctrlPr>
                      </m:naryPr>
                      <m:sub>
                        <m:r>
                          <w:rPr>
                            <w:rFonts w:ascii="Cambria Math" w:hAnsi="Cambria Math"/>
                          </w:rPr>
                          <m:t>i=1</m:t>
                        </m:r>
                      </m:sub>
                      <m:sup>
                        <m:r>
                          <w:rPr>
                            <w:rFonts w:ascii="Cambria Math" w:hAnsi="Cambria Math"/>
                          </w:rPr>
                          <m:t>n-1</m:t>
                        </m:r>
                      </m:sup>
                      <m:e>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i+1</m:t>
                            </m:r>
                          </m:sub>
                          <m:sup>
                            <m:r>
                              <w:rPr>
                                <w:rFonts w:ascii="Cambria Math" w:hAnsi="Cambria Math"/>
                                <w:sz w:val="24"/>
                                <w:szCs w:val="24"/>
                              </w:rPr>
                              <m:t>i</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e>
                    </m:nary>
                    <m:sSub>
                      <m:sSubPr>
                        <m:ctrlPr>
                          <w:rPr>
                            <w:rFonts w:ascii="Cambria Math" w:hAnsi="Cambria Math"/>
                            <w:i/>
                            <w:iCs/>
                          </w:rPr>
                        </m:ctrlPr>
                      </m:sSubPr>
                      <m:e>
                        <m:r>
                          <w:rPr>
                            <w:rFonts w:ascii="Cambria Math" w:hAnsi="Cambria Math"/>
                          </w:rPr>
                          <m:t>R</m:t>
                        </m:r>
                      </m:e>
                      <m:sub>
                        <m:r>
                          <w:rPr>
                            <w:rFonts w:ascii="Cambria Math" w:hAnsi="Cambria Math"/>
                          </w:rPr>
                          <m:t>i+1</m:t>
                        </m:r>
                      </m:sub>
                    </m:sSub>
                  </m:e>
                </m:d>
                <m:r>
                  <w:rPr>
                    <w:rFonts w:ascii="Cambria Math" w:hAnsi="Cambria Math"/>
                  </w:rPr>
                  <m:t xml:space="preserve"> </m:t>
                </m:r>
                <m:sPre>
                  <m:sPrePr>
                    <m:ctrlPr>
                      <w:rPr>
                        <w:rFonts w:ascii="Cambria Math" w:eastAsiaTheme="minorHAnsi" w:hAnsi="Cambria Math"/>
                        <w:i/>
                        <w:sz w:val="24"/>
                        <w:szCs w:val="24"/>
                      </w:rPr>
                    </m:ctrlPr>
                  </m:sPrePr>
                  <m:sub>
                    <m:r>
                      <w:rPr>
                        <w:rFonts w:ascii="Cambria Math" w:hAnsi="Cambria Math"/>
                        <w:sz w:val="24"/>
                        <w:szCs w:val="24"/>
                      </w:rPr>
                      <m:t xml:space="preserve"> </m:t>
                    </m:r>
                  </m:sub>
                  <m:sup>
                    <m:r>
                      <w:rPr>
                        <w:rFonts w:ascii="Cambria Math" w:hAnsi="Cambria Math"/>
                        <w:sz w:val="24"/>
                        <w:szCs w:val="24"/>
                      </w:rPr>
                      <m:t>n</m:t>
                    </m:r>
                  </m:sup>
                  <m:e>
                    <m:r>
                      <w:rPr>
                        <w:rFonts w:ascii="Cambria Math" w:hAnsi="Cambria Math"/>
                        <w:sz w:val="24"/>
                        <w:szCs w:val="24"/>
                      </w:rPr>
                      <m:t>P</m:t>
                    </m:r>
                  </m:e>
                </m:sPre>
              </m:oMath>
            </m:oMathPara>
          </w:p>
        </w:tc>
        <w:tc>
          <w:tcPr>
            <w:tcW w:w="535" w:type="dxa"/>
            <w:vAlign w:val="center"/>
          </w:tcPr>
          <w:p w14:paraId="005C0905" w14:textId="5B148CC0" w:rsidR="00F965F5" w:rsidRPr="00F965F5" w:rsidRDefault="00F965F5" w:rsidP="00F52FAD">
            <w:pPr>
              <w:pStyle w:val="Text"/>
              <w:spacing w:line="360" w:lineRule="auto"/>
              <w:ind w:firstLine="0"/>
              <w:jc w:val="right"/>
              <w:rPr>
                <w:sz w:val="24"/>
                <w:szCs w:val="24"/>
              </w:rPr>
            </w:pPr>
            <w:r w:rsidRPr="00F965F5">
              <w:rPr>
                <w:sz w:val="24"/>
                <w:szCs w:val="24"/>
              </w:rPr>
              <w:t>(1)</w:t>
            </w:r>
          </w:p>
        </w:tc>
      </w:tr>
    </w:tbl>
    <w:p w14:paraId="6015F1BD" w14:textId="77777777" w:rsidR="00F52FAD" w:rsidRDefault="00F52FAD" w:rsidP="00F965F5">
      <w:pPr>
        <w:pStyle w:val="Text"/>
        <w:spacing w:line="360" w:lineRule="auto"/>
        <w:rPr>
          <w:sz w:val="24"/>
          <w:szCs w:val="24"/>
        </w:rPr>
      </w:pPr>
    </w:p>
    <w:p w14:paraId="577CCDC4" w14:textId="614C41EF" w:rsidR="00F965F5" w:rsidRPr="00F965F5" w:rsidRDefault="001450A8" w:rsidP="00F965F5">
      <w:pPr>
        <w:pStyle w:val="Text"/>
        <w:spacing w:line="360" w:lineRule="auto"/>
        <w:rPr>
          <w:iCs/>
          <w:sz w:val="24"/>
          <w:szCs w:val="24"/>
        </w:rPr>
      </w:pPr>
      <w:r>
        <w:rPr>
          <w:sz w:val="24"/>
          <w:szCs w:val="24"/>
        </w:rPr>
        <w:t xml:space="preserve">  </w:t>
      </w:r>
      <w:r w:rsidR="00577C28">
        <w:rPr>
          <w:sz w:val="24"/>
          <w:szCs w:val="24"/>
        </w:rPr>
        <w:t>Using this approach, the supplied joint angles for each of the human’s joints can be used to find the location of each joint</w:t>
      </w:r>
      <w:r w:rsidR="00BC55E9">
        <w:rPr>
          <w:sz w:val="24"/>
          <w:szCs w:val="24"/>
        </w:rPr>
        <w:t xml:space="preserve"> in</w:t>
      </w:r>
      <w:r w:rsidR="00577C28">
        <w:rPr>
          <w:sz w:val="24"/>
          <w:szCs w:val="24"/>
        </w:rPr>
        <w:t xml:space="preserve"> cartesian space. Additionally, </w:t>
      </w:r>
      <w:r w:rsidR="00DF6D13">
        <w:rPr>
          <w:sz w:val="24"/>
          <w:szCs w:val="24"/>
        </w:rPr>
        <w:t xml:space="preserve">to provide physical dimension to the human’s body, </w:t>
      </w:r>
      <w:r w:rsidR="00577C28">
        <w:rPr>
          <w:sz w:val="24"/>
          <w:szCs w:val="24"/>
        </w:rPr>
        <w:t xml:space="preserve">boundary points about each of the human’s joints can be defined in the coordinate system of the joint they correspond to </w:t>
      </w:r>
      <w:r w:rsidR="00AF6ADA">
        <w:rPr>
          <w:sz w:val="24"/>
          <w:szCs w:val="24"/>
        </w:rPr>
        <w:t>and</w:t>
      </w:r>
      <w:r w:rsidR="00147014">
        <w:rPr>
          <w:sz w:val="24"/>
          <w:szCs w:val="24"/>
        </w:rPr>
        <w:t xml:space="preserve"> </w:t>
      </w:r>
      <w:commentRangeStart w:id="74"/>
      <w:commentRangeStart w:id="75"/>
      <w:r w:rsidR="00577C28">
        <w:rPr>
          <w:sz w:val="24"/>
          <w:szCs w:val="24"/>
        </w:rPr>
        <w:t>translated to the fixed frame</w:t>
      </w:r>
      <w:commentRangeEnd w:id="74"/>
      <w:r w:rsidR="0036445A">
        <w:rPr>
          <w:rStyle w:val="CommentReference"/>
          <w:kern w:val="14"/>
        </w:rPr>
        <w:commentReference w:id="74"/>
      </w:r>
      <w:commentRangeEnd w:id="75"/>
      <w:r w:rsidR="00AF6ADA">
        <w:rPr>
          <w:rStyle w:val="CommentReference"/>
          <w:kern w:val="14"/>
        </w:rPr>
        <w:commentReference w:id="75"/>
      </w:r>
      <w:r w:rsidR="00577C28">
        <w:rPr>
          <w:sz w:val="24"/>
          <w:szCs w:val="24"/>
        </w:rPr>
        <w:t xml:space="preserve">. </w:t>
      </w:r>
      <w:r w:rsidR="000B5013">
        <w:rPr>
          <w:sz w:val="24"/>
          <w:szCs w:val="24"/>
        </w:rPr>
        <w:t>To build in a factor of safety</w:t>
      </w:r>
      <w:r w:rsidR="006C06C2">
        <w:rPr>
          <w:sz w:val="24"/>
          <w:szCs w:val="24"/>
        </w:rPr>
        <w:t xml:space="preserve"> and account for uncertainty in the predicted location of the human over time</w:t>
      </w:r>
      <w:r w:rsidR="000B5013">
        <w:rPr>
          <w:sz w:val="24"/>
          <w:szCs w:val="24"/>
        </w:rPr>
        <w:t xml:space="preserve">, the distance between these boundary points and the </w:t>
      </w:r>
      <w:r w:rsidR="006C06C2">
        <w:rPr>
          <w:sz w:val="24"/>
          <w:szCs w:val="24"/>
        </w:rPr>
        <w:t xml:space="preserve">joint they correspond to is increased by </w:t>
      </w:r>
      <w:r w:rsidR="00BC55E9">
        <w:rPr>
          <w:sz w:val="24"/>
          <w:szCs w:val="24"/>
        </w:rPr>
        <w:t xml:space="preserve">the </w:t>
      </w:r>
      <w:commentRangeStart w:id="76"/>
      <w:commentRangeStart w:id="77"/>
      <w:proofErr w:type="spellStart"/>
      <w:r w:rsidR="006C06C2">
        <w:rPr>
          <w:sz w:val="24"/>
          <w:szCs w:val="24"/>
        </w:rPr>
        <w:t>the</w:t>
      </w:r>
      <w:proofErr w:type="spellEnd"/>
      <w:r w:rsidR="006C06C2">
        <w:rPr>
          <w:sz w:val="24"/>
          <w:szCs w:val="24"/>
        </w:rPr>
        <w:t xml:space="preserve"> product of a scaling factor and the amount of time between the prediction and the execution time of the algorithm</w:t>
      </w:r>
      <w:commentRangeEnd w:id="76"/>
      <w:r w:rsidR="00697CA7">
        <w:rPr>
          <w:rStyle w:val="CommentReference"/>
          <w:kern w:val="14"/>
        </w:rPr>
        <w:commentReference w:id="76"/>
      </w:r>
      <w:commentRangeEnd w:id="77"/>
      <w:r w:rsidR="009A29DC">
        <w:rPr>
          <w:rStyle w:val="CommentReference"/>
          <w:kern w:val="14"/>
        </w:rPr>
        <w:commentReference w:id="77"/>
      </w:r>
      <w:r w:rsidR="006C06C2">
        <w:rPr>
          <w:sz w:val="24"/>
          <w:szCs w:val="24"/>
        </w:rPr>
        <w:t xml:space="preserve">. </w:t>
      </w:r>
      <w:r w:rsidR="00577C28">
        <w:rPr>
          <w:sz w:val="24"/>
          <w:szCs w:val="24"/>
        </w:rPr>
        <w:t xml:space="preserve">As rotations occur about each joint, these boundary points, and the subsequent points </w:t>
      </w:r>
      <w:r w:rsidR="00577C28">
        <w:rPr>
          <w:sz w:val="24"/>
          <w:szCs w:val="24"/>
        </w:rPr>
        <w:lastRenderedPageBreak/>
        <w:t xml:space="preserve">in the kinematic chain also rotate. </w:t>
      </w:r>
      <w:commentRangeStart w:id="78"/>
      <w:commentRangeStart w:id="79"/>
      <w:r w:rsidR="00596D3F">
        <w:rPr>
          <w:sz w:val="24"/>
          <w:szCs w:val="24"/>
        </w:rPr>
        <w:t xml:space="preserve">The left side of Figure 1 depicts the </w:t>
      </w:r>
      <w:del w:id="80" w:author="Gabe Streitmatter" w:date="2020-03-29T09:56:00Z">
        <w:r w:rsidR="00596D3F" w:rsidDel="00F47DF5">
          <w:rPr>
            <w:sz w:val="24"/>
            <w:szCs w:val="24"/>
          </w:rPr>
          <w:delText xml:space="preserve">joint locations, </w:delText>
        </w:r>
      </w:del>
      <w:ins w:id="81" w:author="WIENS,GLORIA J" w:date="2020-03-27T22:00:00Z">
        <w:del w:id="82" w:author="Gabe Streitmatter" w:date="2020-03-29T09:56:00Z">
          <w:r w:rsidR="00BB5667" w:rsidDel="00F47DF5">
            <w:rPr>
              <w:sz w:val="24"/>
              <w:szCs w:val="24"/>
            </w:rPr>
            <w:delText>(</w:delText>
          </w:r>
        </w:del>
      </w:ins>
      <w:del w:id="83" w:author="Gabe Streitmatter" w:date="2020-03-29T09:56:00Z">
        <w:r w:rsidR="00596D3F" w:rsidRPr="00D21D49" w:rsidDel="00F47DF5">
          <w:rPr>
            <w:i/>
            <w:iCs/>
            <w:sz w:val="24"/>
            <w:szCs w:val="24"/>
            <w:rPrChange w:id="84" w:author="WIENS,GLORIA J" w:date="2020-03-27T22:02:00Z">
              <w:rPr>
                <w:sz w:val="24"/>
                <w:szCs w:val="24"/>
              </w:rPr>
            </w:rPrChange>
          </w:rPr>
          <w:delText>marked in red</w:delText>
        </w:r>
      </w:del>
      <w:ins w:id="85" w:author="WIENS,GLORIA J" w:date="2020-03-27T22:00:00Z">
        <w:del w:id="86" w:author="Gabe Streitmatter" w:date="2020-03-29T09:56:00Z">
          <w:r w:rsidR="00BB5667" w:rsidDel="00F47DF5">
            <w:rPr>
              <w:sz w:val="24"/>
              <w:szCs w:val="24"/>
            </w:rPr>
            <w:delText>)</w:delText>
          </w:r>
        </w:del>
      </w:ins>
      <w:del w:id="87" w:author="Gabe Streitmatter" w:date="2020-03-29T09:56:00Z">
        <w:r w:rsidR="00596D3F" w:rsidDel="00F47DF5">
          <w:rPr>
            <w:sz w:val="24"/>
            <w:szCs w:val="24"/>
          </w:rPr>
          <w:delText xml:space="preserve">, and </w:delText>
        </w:r>
      </w:del>
      <w:del w:id="88" w:author="Gabe Streitmatter" w:date="2020-03-29T09:58:00Z">
        <w:r w:rsidR="00596D3F" w:rsidDel="00F47DF5">
          <w:rPr>
            <w:sz w:val="24"/>
            <w:szCs w:val="24"/>
          </w:rPr>
          <w:delText xml:space="preserve">the </w:delText>
        </w:r>
      </w:del>
      <w:r w:rsidR="00596D3F">
        <w:rPr>
          <w:sz w:val="24"/>
          <w:szCs w:val="24"/>
        </w:rPr>
        <w:t>boundary points</w:t>
      </w:r>
      <w:del w:id="89" w:author="WIENS,GLORIA J" w:date="2020-03-27T22:02:00Z">
        <w:r w:rsidR="00596D3F" w:rsidDel="00BA1D52">
          <w:rPr>
            <w:sz w:val="24"/>
            <w:szCs w:val="24"/>
          </w:rPr>
          <w:delText>,</w:delText>
        </w:r>
      </w:del>
      <w:r w:rsidR="00596D3F">
        <w:rPr>
          <w:sz w:val="24"/>
          <w:szCs w:val="24"/>
        </w:rPr>
        <w:t xml:space="preserve"> </w:t>
      </w:r>
      <w:ins w:id="90" w:author="WIENS,GLORIA J" w:date="2020-03-27T22:02:00Z">
        <w:r w:rsidR="00BA1D52">
          <w:rPr>
            <w:sz w:val="24"/>
            <w:szCs w:val="24"/>
          </w:rPr>
          <w:t>(</w:t>
        </w:r>
      </w:ins>
      <w:r w:rsidR="00596D3F" w:rsidRPr="000575EA">
        <w:rPr>
          <w:i/>
          <w:iCs/>
          <w:sz w:val="24"/>
          <w:szCs w:val="24"/>
        </w:rPr>
        <w:t xml:space="preserve">marked in </w:t>
      </w:r>
      <w:del w:id="91" w:author="Gabe Streitmatter" w:date="2020-03-29T09:57:00Z">
        <w:r w:rsidR="00596D3F" w:rsidRPr="000575EA" w:rsidDel="00F47DF5">
          <w:rPr>
            <w:i/>
            <w:iCs/>
            <w:sz w:val="24"/>
            <w:szCs w:val="24"/>
          </w:rPr>
          <w:delText>blue</w:delText>
        </w:r>
      </w:del>
      <w:ins w:id="92" w:author="Gabe Streitmatter" w:date="2020-04-08T08:19:00Z">
        <w:r w:rsidR="008D4A5B">
          <w:rPr>
            <w:i/>
            <w:iCs/>
            <w:sz w:val="24"/>
            <w:szCs w:val="24"/>
          </w:rPr>
          <w:t>red</w:t>
        </w:r>
      </w:ins>
      <w:ins w:id="93" w:author="WIENS,GLORIA J" w:date="2020-03-27T22:02:00Z">
        <w:r w:rsidR="00BA1D52">
          <w:rPr>
            <w:sz w:val="24"/>
            <w:szCs w:val="24"/>
          </w:rPr>
          <w:t>)</w:t>
        </w:r>
      </w:ins>
      <w:del w:id="94" w:author="WIENS,GLORIA J" w:date="2020-03-27T22:02:00Z">
        <w:r w:rsidR="00BC55E9" w:rsidDel="00BA1D52">
          <w:rPr>
            <w:sz w:val="24"/>
            <w:szCs w:val="24"/>
          </w:rPr>
          <w:delText>,</w:delText>
        </w:r>
      </w:del>
      <w:r w:rsidR="00596D3F">
        <w:rPr>
          <w:sz w:val="24"/>
          <w:szCs w:val="24"/>
        </w:rPr>
        <w:t xml:space="preserve"> connected with </w:t>
      </w:r>
      <w:del w:id="95" w:author="Gabe Streitmatter" w:date="2020-03-29T09:57:00Z">
        <w:r w:rsidR="00596D3F" w:rsidDel="00F47DF5">
          <w:rPr>
            <w:sz w:val="24"/>
            <w:szCs w:val="24"/>
          </w:rPr>
          <w:delText>orange</w:delText>
        </w:r>
      </w:del>
      <w:ins w:id="96" w:author="Gabe Streitmatter" w:date="2020-04-08T08:19:00Z">
        <w:r w:rsidR="008D4A5B">
          <w:rPr>
            <w:sz w:val="24"/>
            <w:szCs w:val="24"/>
          </w:rPr>
          <w:t>blue</w:t>
        </w:r>
      </w:ins>
      <w:del w:id="97" w:author="Gabe Streitmatter" w:date="2020-03-29T09:57:00Z">
        <w:r w:rsidR="00596D3F" w:rsidDel="00F47DF5">
          <w:rPr>
            <w:sz w:val="24"/>
            <w:szCs w:val="24"/>
          </w:rPr>
          <w:delText xml:space="preserve"> </w:delText>
        </w:r>
      </w:del>
      <w:r w:rsidR="00596D3F">
        <w:rPr>
          <w:sz w:val="24"/>
          <w:szCs w:val="24"/>
        </w:rPr>
        <w:t xml:space="preserve">lines. </w:t>
      </w:r>
      <w:commentRangeEnd w:id="78"/>
      <w:r w:rsidR="0029235A">
        <w:rPr>
          <w:rStyle w:val="CommentReference"/>
          <w:kern w:val="14"/>
        </w:rPr>
        <w:commentReference w:id="78"/>
      </w:r>
      <w:commentRangeEnd w:id="79"/>
      <w:r w:rsidR="006859ED">
        <w:rPr>
          <w:rStyle w:val="CommentReference"/>
          <w:kern w:val="14"/>
        </w:rPr>
        <w:commentReference w:id="79"/>
      </w:r>
      <w:r w:rsidR="00596D3F">
        <w:rPr>
          <w:sz w:val="24"/>
          <w:szCs w:val="24"/>
        </w:rPr>
        <w:t xml:space="preserve">Repeating this process for each </w:t>
      </w:r>
      <w:r w:rsidR="00100AAA">
        <w:rPr>
          <w:sz w:val="24"/>
          <w:szCs w:val="24"/>
        </w:rPr>
        <w:t>step-in</w:t>
      </w:r>
      <w:r w:rsidR="00596D3F">
        <w:rPr>
          <w:sz w:val="24"/>
          <w:szCs w:val="24"/>
        </w:rPr>
        <w:t xml:space="preserve"> time, boundary points are defined for the entire trajectory, </w:t>
      </w:r>
      <w:commentRangeStart w:id="98"/>
      <w:commentRangeStart w:id="99"/>
      <w:r w:rsidR="00596D3F">
        <w:rPr>
          <w:sz w:val="24"/>
          <w:szCs w:val="24"/>
        </w:rPr>
        <w:t xml:space="preserve">as seen in the right side </w:t>
      </w:r>
      <w:commentRangeEnd w:id="98"/>
      <w:r w:rsidR="00BD7D93">
        <w:rPr>
          <w:rStyle w:val="CommentReference"/>
          <w:kern w:val="14"/>
        </w:rPr>
        <w:commentReference w:id="98"/>
      </w:r>
      <w:commentRangeEnd w:id="99"/>
      <w:r w:rsidR="009A29DC">
        <w:rPr>
          <w:rStyle w:val="CommentReference"/>
          <w:kern w:val="14"/>
        </w:rPr>
        <w:commentReference w:id="99"/>
      </w:r>
      <w:r w:rsidR="00596D3F">
        <w:rPr>
          <w:sz w:val="24"/>
          <w:szCs w:val="24"/>
        </w:rPr>
        <w:t>of Figure 1</w:t>
      </w:r>
      <w:r w:rsidR="0088208D">
        <w:rPr>
          <w:sz w:val="24"/>
          <w:szCs w:val="24"/>
        </w:rPr>
        <w:t>, where each instance in time is represented by a different color outline</w:t>
      </w:r>
      <w:r w:rsidR="00596D3F">
        <w:rPr>
          <w:sz w:val="24"/>
          <w:szCs w:val="24"/>
        </w:rPr>
        <w:t>.</w:t>
      </w:r>
    </w:p>
    <w:p w14:paraId="69EEB569" w14:textId="248566BC" w:rsidR="00F965F5" w:rsidRPr="00F965F5" w:rsidRDefault="00F965F5" w:rsidP="00F965F5">
      <w:pPr>
        <w:pStyle w:val="Text"/>
        <w:spacing w:line="360" w:lineRule="auto"/>
        <w:rPr>
          <w:iCs/>
          <w:sz w:val="24"/>
          <w:szCs w:val="24"/>
        </w:rPr>
      </w:pPr>
    </w:p>
    <w:p w14:paraId="085A0C72" w14:textId="7A0C01DE" w:rsidR="00592F7D" w:rsidRPr="00F965F5" w:rsidRDefault="008D4A5B" w:rsidP="00592F7D">
      <w:pPr>
        <w:pStyle w:val="Text"/>
        <w:spacing w:line="360" w:lineRule="auto"/>
        <w:jc w:val="center"/>
        <w:rPr>
          <w:iCs/>
          <w:sz w:val="24"/>
          <w:szCs w:val="24"/>
        </w:rPr>
      </w:pPr>
      <w:ins w:id="100" w:author="Gabe Streitmatter" w:date="2020-04-08T08:12:00Z">
        <w:r>
          <w:rPr>
            <w:iCs/>
            <w:noProof/>
            <w:sz w:val="24"/>
            <w:szCs w:val="24"/>
          </w:rPr>
          <mc:AlternateContent>
            <mc:Choice Requires="wps">
              <w:drawing>
                <wp:anchor distT="0" distB="0" distL="114300" distR="114300" simplePos="0" relativeHeight="251662336" behindDoc="0" locked="0" layoutInCell="1" allowOverlap="1" wp14:anchorId="1370BE89" wp14:editId="47A5A0DF">
                  <wp:simplePos x="0" y="0"/>
                  <wp:positionH relativeFrom="column">
                    <wp:posOffset>1180999</wp:posOffset>
                  </wp:positionH>
                  <wp:positionV relativeFrom="paragraph">
                    <wp:posOffset>1152423</wp:posOffset>
                  </wp:positionV>
                  <wp:extent cx="1603337" cy="618427"/>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603337" cy="618427"/>
                          </a:xfrm>
                          <a:prstGeom prst="rect">
                            <a:avLst/>
                          </a:prstGeom>
                          <a:noFill/>
                          <a:ln w="6350">
                            <a:noFill/>
                          </a:ln>
                        </wps:spPr>
                        <wps:txbx id="1">
                          <w:txbxContent>
                            <w:p w14:paraId="46B0BBAE" w14:textId="77777777" w:rsidR="0000731F" w:rsidRDefault="000073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370BE89" id="_x0000_t202" coordsize="21600,21600" o:spt="202" path="m,l,21600r21600,l21600,xe">
                  <v:stroke joinstyle="miter"/>
                  <v:path gradientshapeok="t" o:connecttype="rect"/>
                </v:shapetype>
                <v:shape id="Text Box 18" o:spid="_x0000_s1026" type="#_x0000_t202" style="position:absolute;left:0;text-align:left;margin-left:93pt;margin-top:90.75pt;width:126.25pt;height:48.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" filled="f" stroked="f" strokeweight=".5pt">
                  <v:textbox style="mso-next-textbox:#Text Box 2">
                    <w:txbxContent>
                      <w:p w14:paraId="46B0BBAE" w14:textId="77777777" w:rsidR="0000731F" w:rsidRDefault="0000731F"/>
                    </w:txbxContent>
                  </v:textbox>
                </v:shape>
              </w:pict>
            </mc:Fallback>
          </mc:AlternateContent>
        </w:r>
      </w:ins>
      <w:ins w:id="101" w:author="Gabe Streitmatter" w:date="2020-04-08T08:16:00Z">
        <w:r>
          <w:rPr>
            <w:iCs/>
            <w:noProof/>
            <w:sz w:val="24"/>
            <w:szCs w:val="24"/>
          </w:rPr>
          <w:drawing>
            <wp:inline distT="0" distB="0" distL="0" distR="0" wp14:anchorId="5E3C3AB3" wp14:editId="43A30E81">
              <wp:extent cx="1667866" cy="1902530"/>
              <wp:effectExtent l="0" t="0" r="8890" b="2540"/>
              <wp:docPr id="103" name="Picture 103" descr="A picture containing table, white, black,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replace Fig 2.jpg"/>
                      <pic:cNvPicPr/>
                    </pic:nvPicPr>
                    <pic:blipFill rotWithShape="1">
                      <a:blip r:embed="rId11">
                        <a:extLst>
                          <a:ext uri="{28A0092B-C50C-407E-A947-70E740481C1C}">
                            <a14:useLocalDpi xmlns:a14="http://schemas.microsoft.com/office/drawing/2010/main" val="0"/>
                          </a:ext>
                        </a:extLst>
                      </a:blip>
                      <a:srcRect l="30169" t="15591" r="32923" b="14010"/>
                      <a:stretch/>
                    </pic:blipFill>
                    <pic:spPr bwMode="auto">
                      <a:xfrm>
                        <a:off x="0" y="0"/>
                        <a:ext cx="1687842" cy="1925317"/>
                      </a:xfrm>
                      <a:prstGeom prst="rect">
                        <a:avLst/>
                      </a:prstGeom>
                      <a:ln>
                        <a:noFill/>
                      </a:ln>
                      <a:extLst>
                        <a:ext uri="{53640926-AAD7-44D8-BBD7-CCE9431645EC}">
                          <a14:shadowObscured xmlns:a14="http://schemas.microsoft.com/office/drawing/2010/main"/>
                        </a:ext>
                      </a:extLst>
                    </pic:spPr>
                  </pic:pic>
                </a:graphicData>
              </a:graphic>
            </wp:inline>
          </w:drawing>
        </w:r>
      </w:ins>
      <w:del w:id="102" w:author="Gabe Streitmatter" w:date="2020-04-08T08:12:00Z">
        <w:r w:rsidR="004E3EFA" w:rsidDel="006859ED">
          <w:rPr>
            <w:iCs/>
            <w:noProof/>
            <w:sz w:val="24"/>
            <w:szCs w:val="24"/>
          </w:rPr>
          <mc:AlternateContent>
            <mc:Choice Requires="wpg">
              <w:drawing>
                <wp:anchor distT="0" distB="0" distL="114300" distR="114300" simplePos="0" relativeHeight="251663360" behindDoc="0" locked="0" layoutInCell="1" allowOverlap="1" wp14:anchorId="77214E24" wp14:editId="6016242D">
                  <wp:simplePos x="0" y="0"/>
                  <wp:positionH relativeFrom="column">
                    <wp:posOffset>1223010</wp:posOffset>
                  </wp:positionH>
                  <wp:positionV relativeFrom="paragraph">
                    <wp:posOffset>1232992</wp:posOffset>
                  </wp:positionV>
                  <wp:extent cx="1622598" cy="964046"/>
                  <wp:effectExtent l="57150" t="0" r="0" b="7620"/>
                  <wp:wrapNone/>
                  <wp:docPr id="1" name="Group 1"/>
                  <wp:cNvGraphicFramePr/>
                  <a:graphic xmlns:a="http://schemas.openxmlformats.org/drawingml/2006/main">
                    <a:graphicData uri="http://schemas.microsoft.com/office/word/2010/wordprocessingGroup">
                      <wpg:wgp>
                        <wpg:cNvGrpSpPr/>
                        <wpg:grpSpPr>
                          <a:xfrm>
                            <a:off x="0" y="0"/>
                            <a:ext cx="1603337" cy="618427"/>
                            <a:chOff x="356660" y="935613"/>
                            <a:chExt cx="1603337" cy="618427"/>
                          </a:xfrm>
                        </wpg:grpSpPr>
                        <wps:wsp>
                          <wps:cNvPr id="2" name="Text Box 2"/>
                          <wps:cNvSpPr txBox="1"/>
                          <wps:spPr>
                            <a:xfrm>
                              <a:off x="19261" y="345619"/>
                              <a:ext cx="1603337" cy="618427"/>
                            </a:xfrm>
                            <a:prstGeom prst="rect">
                              <a:avLst/>
                            </a:prstGeom>
                            <a:noFill/>
                            <a:ln w="6350">
                              <a:noFill/>
                            </a:ln>
                          </wps:spPr>
                          <wps:linkedTxbx id="1"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214E24" id="Group 1" o:spid="_x0000_s1027" style="position:absolute;left:0;text-align:left;margin-left:96.3pt;margin-top:97.1pt;width:127.75pt;height:75.9pt;z-index:251663360;mso-width-relative:margin;mso-height-relative:margin" coordorigin="3566,9356" coordsize="16033,6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">
                  <v:shape id="Text Box 2" o:spid="_x0000_s1028" type="#_x0000_t202" style="position:absolute;left:192;top:3456;width:16033;height:6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v:textbox>
                  </v:shape>
                </v:group>
              </w:pict>
            </mc:Fallback>
          </mc:AlternateContent>
        </w:r>
        <w:commentRangeStart w:id="103"/>
        <w:r w:rsidR="00592F7D" w:rsidDel="006859ED">
          <w:rPr>
            <w:iCs/>
            <w:noProof/>
            <w:sz w:val="24"/>
            <w:szCs w:val="24"/>
          </w:rPr>
          <w:drawing>
            <wp:inline distT="0" distB="0" distL="0" distR="0" wp14:anchorId="1D9E9E11" wp14:editId="4C76CC1B">
              <wp:extent cx="2073349" cy="2183785"/>
              <wp:effectExtent l="0" t="0" r="0" b="635"/>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D Outline.jpg"/>
                      <pic:cNvPicPr/>
                    </pic:nvPicPr>
                    <pic:blipFill rotWithShape="1">
                      <a:blip r:embed="rId12" cstate="print">
                        <a:extLst>
                          <a:ext uri="{28A0092B-C50C-407E-A947-70E740481C1C}">
                            <a14:useLocalDpi xmlns:a14="http://schemas.microsoft.com/office/drawing/2010/main" val="0"/>
                          </a:ext>
                        </a:extLst>
                      </a:blip>
                      <a:srcRect l="24098" t="18218" r="29217" b="16220"/>
                      <a:stretch/>
                    </pic:blipFill>
                    <pic:spPr bwMode="auto">
                      <a:xfrm>
                        <a:off x="0" y="0"/>
                        <a:ext cx="2094566" cy="2206132"/>
                      </a:xfrm>
                      <a:prstGeom prst="rect">
                        <a:avLst/>
                      </a:prstGeom>
                      <a:ln>
                        <a:noFill/>
                      </a:ln>
                      <a:extLst>
                        <a:ext uri="{53640926-AAD7-44D8-BBD7-CCE9431645EC}">
                          <a14:shadowObscured xmlns:a14="http://schemas.microsoft.com/office/drawing/2010/main"/>
                        </a:ext>
                      </a:extLst>
                    </pic:spPr>
                  </pic:pic>
                </a:graphicData>
              </a:graphic>
            </wp:inline>
          </w:drawing>
        </w:r>
      </w:del>
      <w:commentRangeEnd w:id="103"/>
      <w:r w:rsidR="005D3CFE">
        <w:rPr>
          <w:rStyle w:val="CommentReference"/>
          <w:kern w:val="14"/>
        </w:rPr>
        <w:commentReference w:id="103"/>
      </w:r>
      <w:r w:rsidR="000215CC">
        <w:rPr>
          <w:iCs/>
          <w:noProof/>
          <w:sz w:val="24"/>
          <w:szCs w:val="24"/>
        </w:rPr>
        <w:drawing>
          <wp:inline distT="0" distB="0" distL="0" distR="0" wp14:anchorId="00A6E76B" wp14:editId="6F7B9912">
            <wp:extent cx="1689811" cy="1770797"/>
            <wp:effectExtent l="0" t="0" r="571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 1Rb.jpg"/>
                    <pic:cNvPicPr/>
                  </pic:nvPicPr>
                  <pic:blipFill rotWithShape="1">
                    <a:blip r:embed="rId13" cstate="print">
                      <a:extLst>
                        <a:ext uri="{28A0092B-C50C-407E-A947-70E740481C1C}">
                          <a14:useLocalDpi xmlns:a14="http://schemas.microsoft.com/office/drawing/2010/main" val="0"/>
                        </a:ext>
                      </a:extLst>
                    </a:blip>
                    <a:srcRect l="21715" t="8936" r="22277" b="12807"/>
                    <a:stretch/>
                  </pic:blipFill>
                  <pic:spPr bwMode="auto">
                    <a:xfrm>
                      <a:off x="0" y="0"/>
                      <a:ext cx="1721276" cy="1803770"/>
                    </a:xfrm>
                    <a:prstGeom prst="rect">
                      <a:avLst/>
                    </a:prstGeom>
                    <a:ln>
                      <a:noFill/>
                    </a:ln>
                    <a:extLst>
                      <a:ext uri="{53640926-AAD7-44D8-BBD7-CCE9431645EC}">
                        <a14:shadowObscured xmlns:a14="http://schemas.microsoft.com/office/drawing/2010/main"/>
                      </a:ext>
                    </a:extLst>
                  </pic:spPr>
                </pic:pic>
              </a:graphicData>
            </a:graphic>
          </wp:inline>
        </w:drawing>
      </w:r>
    </w:p>
    <w:p w14:paraId="019C33F4" w14:textId="3556B42A" w:rsidR="00592F7D" w:rsidRDefault="00592F7D" w:rsidP="00592F7D">
      <w:pPr>
        <w:keepNext/>
        <w:spacing w:after="0" w:line="240" w:lineRule="auto"/>
        <w:jc w:val="center"/>
      </w:pPr>
    </w:p>
    <w:p w14:paraId="6081D681" w14:textId="3F1530D1" w:rsidR="00592F7D" w:rsidRPr="00861536" w:rsidRDefault="00592F7D" w:rsidP="00592F7D">
      <w:pPr>
        <w:pStyle w:val="Caption"/>
        <w:jc w:val="center"/>
        <w:rPr>
          <w:i w:val="0"/>
          <w:iCs w:val="0"/>
          <w:color w:val="auto"/>
          <w:sz w:val="24"/>
          <w:szCs w:val="24"/>
        </w:rPr>
      </w:pPr>
      <w:commentRangeStart w:id="104"/>
      <w:commentRangeStart w:id="105"/>
      <w:r w:rsidRPr="0031330A">
        <w:rPr>
          <w:b/>
          <w:bCs/>
          <w:i w:val="0"/>
          <w:iCs w:val="0"/>
          <w:color w:val="auto"/>
          <w:sz w:val="24"/>
          <w:szCs w:val="24"/>
        </w:rPr>
        <w:t xml:space="preserve">Figure </w:t>
      </w:r>
      <w:r w:rsidRPr="0031330A">
        <w:rPr>
          <w:b/>
          <w:bCs/>
          <w:i w:val="0"/>
          <w:iCs w:val="0"/>
          <w:noProof/>
          <w:color w:val="auto"/>
          <w:sz w:val="24"/>
          <w:szCs w:val="24"/>
        </w:rPr>
        <w:fldChar w:fldCharType="begin"/>
      </w:r>
      <w:r w:rsidRPr="0031330A">
        <w:rPr>
          <w:b/>
          <w:bCs/>
          <w:i w:val="0"/>
          <w:iCs w:val="0"/>
          <w:noProof/>
          <w:color w:val="auto"/>
          <w:sz w:val="24"/>
          <w:szCs w:val="24"/>
        </w:rPr>
        <w:instrText xml:space="preserve"> SEQ Figure \* ARABIC </w:instrText>
      </w:r>
      <w:r w:rsidRPr="0031330A">
        <w:rPr>
          <w:b/>
          <w:bCs/>
          <w:i w:val="0"/>
          <w:iCs w:val="0"/>
          <w:noProof/>
          <w:color w:val="auto"/>
          <w:sz w:val="24"/>
          <w:szCs w:val="24"/>
        </w:rPr>
        <w:fldChar w:fldCharType="separate"/>
      </w:r>
      <w:r>
        <w:rPr>
          <w:b/>
          <w:bCs/>
          <w:i w:val="0"/>
          <w:iCs w:val="0"/>
          <w:noProof/>
          <w:color w:val="auto"/>
          <w:sz w:val="24"/>
          <w:szCs w:val="24"/>
        </w:rPr>
        <w:t>1</w:t>
      </w:r>
      <w:r w:rsidRPr="0031330A">
        <w:rPr>
          <w:b/>
          <w:bCs/>
          <w:i w:val="0"/>
          <w:iCs w:val="0"/>
          <w:noProof/>
          <w:color w:val="auto"/>
          <w:sz w:val="24"/>
          <w:szCs w:val="24"/>
        </w:rPr>
        <w:fldChar w:fldCharType="end"/>
      </w:r>
      <w:r w:rsidRPr="0031330A">
        <w:rPr>
          <w:b/>
          <w:bCs/>
          <w:i w:val="0"/>
          <w:iCs w:val="0"/>
          <w:noProof/>
          <w:color w:val="auto"/>
          <w:sz w:val="24"/>
          <w:szCs w:val="24"/>
        </w:rPr>
        <w:t>.</w:t>
      </w:r>
      <w:r w:rsidRPr="0031330A">
        <w:rPr>
          <w:i w:val="0"/>
          <w:iCs w:val="0"/>
          <w:color w:val="auto"/>
          <w:sz w:val="24"/>
          <w:szCs w:val="24"/>
        </w:rPr>
        <w:t xml:space="preserve"> Location of the</w:t>
      </w:r>
      <w:del w:id="106" w:author="Gabe Streitmatter" w:date="2020-04-08T08:20:00Z">
        <w:r w:rsidRPr="0031330A" w:rsidDel="008D4A5B">
          <w:rPr>
            <w:i w:val="0"/>
            <w:iCs w:val="0"/>
            <w:color w:val="auto"/>
            <w:sz w:val="24"/>
            <w:szCs w:val="24"/>
          </w:rPr>
          <w:delText xml:space="preserve"> joints</w:delText>
        </w:r>
      </w:del>
      <w:ins w:id="107" w:author="WIENS,GLORIA J" w:date="2020-04-05T20:57:00Z">
        <w:del w:id="108" w:author="Gabe Streitmatter" w:date="2020-04-08T08:20:00Z">
          <w:r w:rsidR="00C63D30" w:rsidDel="008D4A5B">
            <w:rPr>
              <w:i w:val="0"/>
              <w:iCs w:val="0"/>
              <w:color w:val="auto"/>
              <w:sz w:val="24"/>
              <w:szCs w:val="24"/>
            </w:rPr>
            <w:delText xml:space="preserve"> (blue)</w:delText>
          </w:r>
        </w:del>
      </w:ins>
      <w:del w:id="109" w:author="Gabe Streitmatter" w:date="2020-04-08T08:20:00Z">
        <w:r w:rsidRPr="0031330A" w:rsidDel="008D4A5B">
          <w:rPr>
            <w:i w:val="0"/>
            <w:iCs w:val="0"/>
            <w:color w:val="auto"/>
            <w:sz w:val="24"/>
            <w:szCs w:val="24"/>
          </w:rPr>
          <w:delText xml:space="preserve"> </w:delText>
        </w:r>
        <w:r w:rsidR="000B5013" w:rsidDel="008D4A5B">
          <w:rPr>
            <w:i w:val="0"/>
            <w:iCs w:val="0"/>
            <w:color w:val="auto"/>
            <w:sz w:val="24"/>
            <w:szCs w:val="24"/>
          </w:rPr>
          <w:delText>and</w:delText>
        </w:r>
      </w:del>
      <w:r w:rsidR="000B5013">
        <w:rPr>
          <w:i w:val="0"/>
          <w:iCs w:val="0"/>
          <w:color w:val="auto"/>
          <w:sz w:val="24"/>
          <w:szCs w:val="24"/>
        </w:rPr>
        <w:t xml:space="preserve"> joint offsets</w:t>
      </w:r>
      <w:ins w:id="110" w:author="WIENS,GLORIA J" w:date="2020-04-05T20:57:00Z">
        <w:r w:rsidR="00C63D30">
          <w:rPr>
            <w:i w:val="0"/>
            <w:iCs w:val="0"/>
            <w:color w:val="auto"/>
            <w:sz w:val="24"/>
            <w:szCs w:val="24"/>
          </w:rPr>
          <w:t xml:space="preserve"> (</w:t>
        </w:r>
      </w:ins>
      <w:ins w:id="111" w:author="WIENS,GLORIA J" w:date="2020-04-05T20:58:00Z">
        <w:r w:rsidR="00C63D30">
          <w:rPr>
            <w:i w:val="0"/>
            <w:iCs w:val="0"/>
            <w:color w:val="auto"/>
            <w:sz w:val="24"/>
            <w:szCs w:val="24"/>
          </w:rPr>
          <w:t>red)</w:t>
        </w:r>
      </w:ins>
      <w:r w:rsidR="000B5013">
        <w:rPr>
          <w:i w:val="0"/>
          <w:iCs w:val="0"/>
          <w:color w:val="auto"/>
          <w:sz w:val="24"/>
          <w:szCs w:val="24"/>
        </w:rPr>
        <w:t xml:space="preserve"> </w:t>
      </w:r>
      <w:r w:rsidRPr="0031330A">
        <w:rPr>
          <w:i w:val="0"/>
          <w:iCs w:val="0"/>
          <w:color w:val="auto"/>
          <w:sz w:val="24"/>
          <w:szCs w:val="24"/>
        </w:rPr>
        <w:t>determined with forward kinematics</w:t>
      </w:r>
      <w:commentRangeEnd w:id="104"/>
      <w:r w:rsidR="005B1959">
        <w:rPr>
          <w:rStyle w:val="CommentReference"/>
          <w:i w:val="0"/>
          <w:iCs w:val="0"/>
          <w:color w:val="auto"/>
          <w:kern w:val="14"/>
        </w:rPr>
        <w:commentReference w:id="104"/>
      </w:r>
      <w:commentRangeEnd w:id="105"/>
      <w:r w:rsidR="00F47DF5">
        <w:rPr>
          <w:rStyle w:val="CommentReference"/>
          <w:i w:val="0"/>
          <w:iCs w:val="0"/>
          <w:color w:val="auto"/>
          <w:kern w:val="14"/>
        </w:rPr>
        <w:commentReference w:id="105"/>
      </w:r>
      <w:ins w:id="112" w:author="Gabe Streitmatter" w:date="2020-03-29T10:01:00Z">
        <w:r w:rsidR="00F47DF5">
          <w:rPr>
            <w:i w:val="0"/>
            <w:iCs w:val="0"/>
            <w:color w:val="auto"/>
            <w:sz w:val="24"/>
            <w:szCs w:val="24"/>
          </w:rPr>
          <w:t xml:space="preserve">. </w:t>
        </w:r>
        <w:del w:id="113" w:author="WIENS,GLORIA J" w:date="2020-04-05T20:29:00Z">
          <w:r w:rsidR="00F47DF5" w:rsidDel="00841CDF">
            <w:rPr>
              <w:i w:val="0"/>
              <w:iCs w:val="0"/>
              <w:color w:val="auto"/>
              <w:sz w:val="24"/>
              <w:szCs w:val="24"/>
            </w:rPr>
            <w:delText xml:space="preserve">For this </w:delText>
          </w:r>
        </w:del>
      </w:ins>
      <w:ins w:id="114" w:author="Gabe Streitmatter" w:date="2020-03-29T10:03:00Z">
        <w:del w:id="115" w:author="WIENS,GLORIA J" w:date="2020-04-05T20:29:00Z">
          <w:r w:rsidR="00F47DF5" w:rsidDel="00841CDF">
            <w:rPr>
              <w:i w:val="0"/>
              <w:iCs w:val="0"/>
              <w:color w:val="auto"/>
              <w:sz w:val="24"/>
              <w:szCs w:val="24"/>
            </w:rPr>
            <w:delText>work</w:delText>
          </w:r>
        </w:del>
      </w:ins>
      <w:ins w:id="116" w:author="Gabe Streitmatter" w:date="2020-03-29T10:01:00Z">
        <w:del w:id="117" w:author="WIENS,GLORIA J" w:date="2020-04-05T20:29:00Z">
          <w:r w:rsidR="00F47DF5" w:rsidDel="00841CDF">
            <w:rPr>
              <w:i w:val="0"/>
              <w:iCs w:val="0"/>
              <w:color w:val="auto"/>
              <w:sz w:val="24"/>
              <w:szCs w:val="24"/>
            </w:rPr>
            <w:delText>, the i</w:delText>
          </w:r>
        </w:del>
      </w:ins>
      <w:ins w:id="118" w:author="WIENS,GLORIA J" w:date="2020-04-05T20:29:00Z">
        <w:r w:rsidR="00841CDF">
          <w:rPr>
            <w:i w:val="0"/>
            <w:iCs w:val="0"/>
            <w:color w:val="auto"/>
            <w:sz w:val="24"/>
            <w:szCs w:val="24"/>
          </w:rPr>
          <w:t>I</w:t>
        </w:r>
      </w:ins>
      <w:r w:rsidR="00F47DF5">
        <w:rPr>
          <w:i w:val="0"/>
          <w:iCs w:val="0"/>
          <w:color w:val="auto"/>
          <w:sz w:val="24"/>
          <w:szCs w:val="24"/>
        </w:rPr>
        <w:t xml:space="preserve">nitial orientation is assumed to be facing the </w:t>
      </w:r>
      <w:r w:rsidR="00CB1C2C">
        <w:rPr>
          <w:i w:val="0"/>
          <w:iCs w:val="0"/>
          <w:color w:val="auto"/>
          <w:sz w:val="24"/>
          <w:szCs w:val="24"/>
        </w:rPr>
        <w:t xml:space="preserve">origin </w:t>
      </w:r>
      <w:del w:id="119" w:author="WIENS,GLORIA J" w:date="2020-04-05T21:26:00Z">
        <w:r w:rsidR="00CB1C2C" w:rsidDel="00B65A07">
          <w:rPr>
            <w:i w:val="0"/>
            <w:iCs w:val="0"/>
            <w:color w:val="auto"/>
            <w:sz w:val="24"/>
            <w:szCs w:val="24"/>
          </w:rPr>
          <w:delText xml:space="preserve">if </w:delText>
        </w:r>
      </w:del>
      <w:ins w:id="120" w:author="WIENS,GLORIA J" w:date="2020-04-05T21:26:00Z">
        <w:r w:rsidR="00B65A07">
          <w:rPr>
            <w:i w:val="0"/>
            <w:iCs w:val="0"/>
            <w:color w:val="auto"/>
            <w:sz w:val="24"/>
            <w:szCs w:val="24"/>
          </w:rPr>
          <w:t xml:space="preserve">of </w:t>
        </w:r>
      </w:ins>
      <w:r w:rsidR="00CB1C2C">
        <w:rPr>
          <w:i w:val="0"/>
          <w:iCs w:val="0"/>
          <w:color w:val="auto"/>
          <w:sz w:val="24"/>
          <w:szCs w:val="24"/>
        </w:rPr>
        <w:t>the fixed coordinate system (</w:t>
      </w:r>
      <w:del w:id="121" w:author="WIENS,GLORIA J" w:date="2020-04-05T21:26:00Z">
        <w:r w:rsidR="00CB1C2C" w:rsidDel="00654CBB">
          <w:rPr>
            <w:i w:val="0"/>
            <w:iCs w:val="0"/>
            <w:color w:val="auto"/>
            <w:sz w:val="24"/>
            <w:szCs w:val="24"/>
          </w:rPr>
          <w:delText>where the</w:delText>
        </w:r>
      </w:del>
      <w:ins w:id="122" w:author="WIENS,GLORIA J" w:date="2020-04-05T21:26:00Z">
        <w:r w:rsidR="00654CBB">
          <w:rPr>
            <w:i w:val="0"/>
            <w:iCs w:val="0"/>
            <w:color w:val="auto"/>
            <w:sz w:val="24"/>
            <w:szCs w:val="24"/>
          </w:rPr>
          <w:t>base frame of</w:t>
        </w:r>
      </w:ins>
      <w:r w:rsidR="00CB1C2C">
        <w:rPr>
          <w:i w:val="0"/>
          <w:iCs w:val="0"/>
          <w:color w:val="auto"/>
          <w:sz w:val="24"/>
          <w:szCs w:val="24"/>
        </w:rPr>
        <w:t xml:space="preserve"> robot</w:t>
      </w:r>
      <w:del w:id="123" w:author="WIENS,GLORIA J" w:date="2020-04-05T21:26:00Z">
        <w:r w:rsidR="00CB1C2C" w:rsidDel="00654CBB">
          <w:rPr>
            <w:i w:val="0"/>
            <w:iCs w:val="0"/>
            <w:color w:val="auto"/>
            <w:sz w:val="24"/>
            <w:szCs w:val="24"/>
          </w:rPr>
          <w:delText xml:space="preserve"> is defined</w:delText>
        </w:r>
      </w:del>
      <w:r w:rsidR="00CB1C2C">
        <w:rPr>
          <w:i w:val="0"/>
          <w:iCs w:val="0"/>
          <w:color w:val="auto"/>
          <w:sz w:val="24"/>
          <w:szCs w:val="24"/>
        </w:rPr>
        <w:t>)</w:t>
      </w:r>
      <w:r w:rsidR="00F47DF5">
        <w:rPr>
          <w:i w:val="0"/>
          <w:iCs w:val="0"/>
          <w:color w:val="auto"/>
          <w:sz w:val="24"/>
          <w:szCs w:val="24"/>
        </w:rPr>
        <w:t xml:space="preserve"> with the human’s arms down.</w:t>
      </w:r>
    </w:p>
    <w:p w14:paraId="55E1C1A5" w14:textId="3F833394" w:rsidR="008D4A5B" w:rsidRDefault="00B20950" w:rsidP="000B5013">
      <w:pPr>
        <w:keepNext/>
        <w:spacing w:after="0" w:line="360" w:lineRule="auto"/>
        <w:rPr>
          <w:ins w:id="124" w:author="Gabe Streitmatter" w:date="2020-04-08T08:43:00Z"/>
          <w:rFonts w:ascii="Times New Roman" w:hAnsi="Times New Roman" w:cs="Times New Roman"/>
          <w:iCs/>
          <w:sz w:val="24"/>
          <w:szCs w:val="24"/>
        </w:rPr>
      </w:pPr>
      <w:r>
        <w:rPr>
          <w:iCs/>
          <w:noProof/>
          <w:sz w:val="24"/>
          <w:szCs w:val="24"/>
        </w:rPr>
        <mc:AlternateContent>
          <mc:Choice Requires="wpg">
            <w:drawing>
              <wp:anchor distT="0" distB="0" distL="114300" distR="114300" simplePos="0" relativeHeight="251666432" behindDoc="0" locked="0" layoutInCell="1" allowOverlap="1" wp14:anchorId="40D55B6E" wp14:editId="21D46865">
                <wp:simplePos x="0" y="0"/>
                <wp:positionH relativeFrom="column">
                  <wp:posOffset>599846</wp:posOffset>
                </wp:positionH>
                <wp:positionV relativeFrom="paragraph">
                  <wp:posOffset>1027176</wp:posOffset>
                </wp:positionV>
                <wp:extent cx="2516428" cy="2326234"/>
                <wp:effectExtent l="0" t="0" r="0" b="0"/>
                <wp:wrapNone/>
                <wp:docPr id="13" name="Group 13"/>
                <wp:cNvGraphicFramePr/>
                <a:graphic xmlns:a="http://schemas.openxmlformats.org/drawingml/2006/main">
                  <a:graphicData uri="http://schemas.microsoft.com/office/word/2010/wordprocessingGroup">
                    <wpg:wgp>
                      <wpg:cNvGrpSpPr/>
                      <wpg:grpSpPr>
                        <a:xfrm>
                          <a:off x="0" y="0"/>
                          <a:ext cx="2516428" cy="2326234"/>
                          <a:chOff x="0" y="0"/>
                          <a:chExt cx="2562225" cy="2336245"/>
                        </a:xfrm>
                      </wpg:grpSpPr>
                      <wpg:grpSp>
                        <wpg:cNvPr id="83" name="Group 83"/>
                        <wpg:cNvGrpSpPr/>
                        <wpg:grpSpPr>
                          <a:xfrm>
                            <a:off x="0" y="0"/>
                            <a:ext cx="2562225" cy="2336245"/>
                            <a:chOff x="-295834" y="-201867"/>
                            <a:chExt cx="2562370" cy="2336415"/>
                          </a:xfrm>
                        </wpg:grpSpPr>
                        <wpg:grpSp>
                          <wpg:cNvPr id="84" name="Group 84"/>
                          <wpg:cNvGrpSpPr/>
                          <wpg:grpSpPr>
                            <a:xfrm>
                              <a:off x="-295834" y="-201867"/>
                              <a:ext cx="2562370" cy="2336415"/>
                              <a:chOff x="-295834" y="-244154"/>
                              <a:chExt cx="2562370" cy="2338080"/>
                            </a:xfrm>
                          </wpg:grpSpPr>
                          <wpg:grpSp>
                            <wpg:cNvPr id="85" name="Group 85"/>
                            <wpg:cNvGrpSpPr/>
                            <wpg:grpSpPr>
                              <a:xfrm>
                                <a:off x="-295834" y="-244154"/>
                                <a:ext cx="2562370" cy="2338080"/>
                                <a:chOff x="-295897" y="-244288"/>
                                <a:chExt cx="2562916" cy="2339372"/>
                              </a:xfrm>
                            </wpg:grpSpPr>
                            <wps:wsp>
                              <wps:cNvPr id="87" name="Text Box 87"/>
                              <wps:cNvSpPr txBox="1"/>
                              <wps:spPr>
                                <a:xfrm>
                                  <a:off x="-295897" y="1470533"/>
                                  <a:ext cx="697403" cy="624551"/>
                                </a:xfrm>
                                <a:prstGeom prst="rect">
                                  <a:avLst/>
                                </a:prstGeom>
                                <a:noFill/>
                                <a:ln w="6350">
                                  <a:noFill/>
                                </a:ln>
                              </wps:spPr>
                              <wps:txbx>
                                <w:txbxContent>
                                  <w:p w14:paraId="4D843F92" w14:textId="1DBFB8D9" w:rsidR="0000731F" w:rsidRDefault="0000731F" w:rsidP="002A1080">
                                    <w:pPr>
                                      <w:spacing w:after="0" w:line="240" w:lineRule="auto"/>
                                      <w:jc w:val="center"/>
                                    </w:pPr>
                                    <w:r>
                                      <w:t>Arm (Green)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 name="Text Box 88"/>
                              <wps:cNvSpPr txBox="1"/>
                              <wps:spPr>
                                <a:xfrm>
                                  <a:off x="1435804" y="-244288"/>
                                  <a:ext cx="831215" cy="653580"/>
                                </a:xfrm>
                                <a:prstGeom prst="rect">
                                  <a:avLst/>
                                </a:prstGeom>
                                <a:noFill/>
                                <a:ln w="6350">
                                  <a:noFill/>
                                </a:ln>
                              </wps:spPr>
                              <wps:txbx>
                                <w:txbxContent>
                                  <w:p w14:paraId="2138F5F6" w14:textId="638A7B61" w:rsidR="0000731F" w:rsidRDefault="0000731F" w:rsidP="002A1080">
                                    <w:pPr>
                                      <w:spacing w:after="0" w:line="240" w:lineRule="auto"/>
                                      <w:jc w:val="center"/>
                                    </w:pPr>
                                    <w:r>
                                      <w:t>Joint offsets</w:t>
                                    </w:r>
                                  </w:p>
                                  <w:p w14:paraId="21409F7B" w14:textId="4E163C12" w:rsidR="0000731F" w:rsidRDefault="0000731F" w:rsidP="002A1080">
                                    <w:pPr>
                                      <w:spacing w:after="0" w:line="240" w:lineRule="auto"/>
                                      <w:jc w:val="center"/>
                                    </w:pPr>
                                    <w:r>
                                      <w:t>(in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Straight Arrow Connector 89"/>
                              <wps:cNvCnPr/>
                              <wps:spPr>
                                <a:xfrm>
                                  <a:off x="133197" y="1117844"/>
                                  <a:ext cx="304882" cy="152560"/>
                                </a:xfrm>
                                <a:prstGeom prst="straightConnector1">
                                  <a:avLst/>
                                </a:prstGeom>
                                <a:ln w="1905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wps:spPr>
                                <a:xfrm flipV="1">
                                  <a:off x="277701" y="1514853"/>
                                  <a:ext cx="589747" cy="121945"/>
                                </a:xfrm>
                                <a:prstGeom prst="straightConnector1">
                                  <a:avLst/>
                                </a:prstGeom>
                                <a:ln w="1905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92" name="Straight Arrow Connector 92"/>
                              <wps:cNvCnPr/>
                              <wps:spPr>
                                <a:xfrm flipH="1">
                                  <a:off x="1562625" y="322087"/>
                                  <a:ext cx="106275" cy="755611"/>
                                </a:xfrm>
                                <a:prstGeom prst="straightConnector1">
                                  <a:avLst/>
                                </a:prstGeom>
                                <a:ln w="1905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86" name="Text Box 86"/>
                              <wps:cNvSpPr txBox="1"/>
                              <wps:spPr>
                                <a:xfrm>
                                  <a:off x="-289821" y="-35810"/>
                                  <a:ext cx="1072345" cy="357916"/>
                                </a:xfrm>
                                <a:prstGeom prst="rect">
                                  <a:avLst/>
                                </a:prstGeom>
                                <a:noFill/>
                                <a:ln w="6350">
                                  <a:noFill/>
                                </a:ln>
                              </wps:spPr>
                              <wps:txbx>
                                <w:txbxContent>
                                  <w:p w14:paraId="0534766C" w14:textId="55046EFE" w:rsidR="0000731F" w:rsidRPr="000B44C6" w:rsidRDefault="0000731F" w:rsidP="002A1080">
                                    <w:pPr>
                                      <w:jc w:val="center"/>
                                      <w:rPr>
                                        <w:b/>
                                        <w:bCs/>
                                        <w:u w:val="single"/>
                                      </w:rPr>
                                    </w:pPr>
                                    <w:r w:rsidRPr="000B44C6">
                                      <w:rPr>
                                        <w:b/>
                                        <w:bCs/>
                                        <w:u w:val="single"/>
                                      </w:rPr>
                                      <w:t>Side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3" name="Straight Arrow Connector 93"/>
                            <wps:cNvCnPr/>
                            <wps:spPr>
                              <a:xfrm flipH="1">
                                <a:off x="1213308" y="321887"/>
                                <a:ext cx="454800" cy="1313822"/>
                              </a:xfrm>
                              <a:prstGeom prst="straightConnector1">
                                <a:avLst/>
                              </a:prstGeom>
                              <a:ln w="1905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94" name="Straight Arrow Connector 94"/>
                            <wps:cNvCnPr/>
                            <wps:spPr>
                              <a:xfrm flipH="1">
                                <a:off x="1273079" y="69823"/>
                                <a:ext cx="363021" cy="65494"/>
                              </a:xfrm>
                              <a:prstGeom prst="straightConnector1">
                                <a:avLst/>
                              </a:prstGeom>
                              <a:ln w="1905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s:wsp>
                          <wps:cNvPr id="96" name="Straight Arrow Connector 96"/>
                          <wps:cNvCnPr/>
                          <wps:spPr>
                            <a:xfrm flipV="1">
                              <a:off x="277641" y="450864"/>
                              <a:ext cx="504675" cy="103654"/>
                            </a:xfrm>
                            <a:prstGeom prst="straightConnector1">
                              <a:avLst/>
                            </a:prstGeom>
                            <a:ln w="1905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s:wsp>
                        <wps:cNvPr id="97" name="Text Box 97"/>
                        <wps:cNvSpPr txBox="1"/>
                        <wps:spPr>
                          <a:xfrm>
                            <a:off x="43891" y="651053"/>
                            <a:ext cx="733778" cy="711153"/>
                          </a:xfrm>
                          <a:prstGeom prst="rect">
                            <a:avLst/>
                          </a:prstGeom>
                          <a:noFill/>
                          <a:ln w="6350">
                            <a:noFill/>
                          </a:ln>
                        </wps:spPr>
                        <wps:txbx>
                          <w:txbxContent>
                            <w:p w14:paraId="052C1A2F" w14:textId="77777777" w:rsidR="0000731F" w:rsidRDefault="0000731F" w:rsidP="008F3705">
                              <w:pPr>
                                <w:jc w:val="center"/>
                              </w:pPr>
                              <w:r>
                                <w:t>Head</w:t>
                              </w:r>
                            </w:p>
                            <w:p w14:paraId="2BC184F2" w14:textId="171C523D" w:rsidR="0000731F" w:rsidRDefault="0000731F" w:rsidP="008F3705">
                              <w:pPr>
                                <w:spacing w:after="0" w:line="240" w:lineRule="auto"/>
                                <w:jc w:val="center"/>
                              </w:pPr>
                              <w:r>
                                <w:t>Shoulder</w:t>
                              </w:r>
                            </w:p>
                            <w:p w14:paraId="483DB057" w14:textId="4E0B8A32" w:rsidR="0000731F" w:rsidRDefault="0000731F" w:rsidP="000B44C6">
                              <w:pPr>
                                <w:spacing w:after="0" w:line="240" w:lineRule="auto"/>
                                <w:jc w:val="center"/>
                              </w:pPr>
                              <w:r>
                                <w:t>Torso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D55B6E" id="Group 13" o:spid="_x0000_s1029" style="position:absolute;margin-left:47.25pt;margin-top:80.9pt;width:198.15pt;height:183.15pt;z-index:251666432;mso-width-relative:margin;mso-height-relative:margin" coordsize="25622,2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">
                <v:group id="Group 83" o:spid="_x0000_s1030" style="position:absolute;width:25622;height:23362" coordorigin="-2958,-2018" coordsize="25623,2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group id="Group 84" o:spid="_x0000_s1031" style="position:absolute;left:-2958;top:-2018;width:25623;height:23363" coordorigin="-2958,-2441" coordsize="25623,2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group id="Group 85" o:spid="_x0000_s1032" style="position:absolute;left:-2958;top:-2441;width:25623;height:23380" coordorigin="-2958,-2442" coordsize="25629,23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Text Box 87" o:spid="_x0000_s1033" type="#_x0000_t202" style="position:absolute;left:-2958;top:14705;width:6973;height:6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" filled="f" stroked="f" strokeweight=".5pt">
                        <v:textbox>
                          <w:txbxContent>
                            <w:p w14:paraId="4D843F92" w14:textId="1DBFB8D9" w:rsidR="0000731F" w:rsidRDefault="0000731F" w:rsidP="002A1080">
                              <w:pPr>
                                <w:spacing w:after="0" w:line="240" w:lineRule="auto"/>
                                <w:jc w:val="center"/>
                              </w:pPr>
                              <w:r>
                                <w:t>Arm (Green)</w:t>
                              </w:r>
                            </w:p>
                          </w:txbxContent>
                        </v:textbox>
                      </v:shape>
                      <v:shape id="Text Box 88" o:spid="_x0000_s1034" type="#_x0000_t202" style="position:absolute;left:14358;top:-2442;width:8312;height:6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" filled="f" stroked="f" strokeweight=".5pt">
                        <v:textbox>
                          <w:txbxContent>
                            <w:p w14:paraId="2138F5F6" w14:textId="638A7B61" w:rsidR="0000731F" w:rsidRDefault="0000731F" w:rsidP="002A1080">
                              <w:pPr>
                                <w:spacing w:after="0" w:line="240" w:lineRule="auto"/>
                                <w:jc w:val="center"/>
                              </w:pPr>
                              <w:r>
                                <w:t>Joint offsets</w:t>
                              </w:r>
                            </w:p>
                            <w:p w14:paraId="21409F7B" w14:textId="4E163C12" w:rsidR="0000731F" w:rsidRDefault="0000731F" w:rsidP="002A1080">
                              <w:pPr>
                                <w:spacing w:after="0" w:line="240" w:lineRule="auto"/>
                                <w:jc w:val="center"/>
                              </w:pPr>
                              <w:r>
                                <w:t>(in red)</w:t>
                              </w:r>
                            </w:p>
                          </w:txbxContent>
                        </v:textbox>
                      </v:shape>
                      <v:shapetype id="_x0000_t32" coordsize="21600,21600" o:spt="32" o:oned="t" path="m,l21600,21600e" filled="f">
                        <v:path arrowok="t" fillok="f" o:connecttype="none"/>
                        <o:lock v:ext="edit" shapetype="t"/>
                      </v:shapetype>
                      <v:shape id="Straight Arrow Connector 89" o:spid="_x0000_s1035" type="#_x0000_t32" style="position:absolute;left:1331;top:11178;width:3049;height:15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" strokecolor="#5b9bd5 [3204]" strokeweight="1.5pt">
                        <v:stroke endarrow="open" joinstyle="miter"/>
                      </v:shape>
                      <v:shape id="Straight Arrow Connector 90" o:spid="_x0000_s1036" type="#_x0000_t32" style="position:absolute;left:2777;top:15148;width:5897;height:12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" strokecolor="#5b9bd5 [3204]" strokeweight="1.5pt">
                        <v:stroke endarrow="open" joinstyle="miter"/>
                      </v:shape>
                      <v:shape id="Straight Arrow Connector 92" o:spid="_x0000_s1037" type="#_x0000_t32" style="position:absolute;left:15626;top:3220;width:1063;height:75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" strokecolor="#5b9bd5 [3204]" strokeweight="1.5pt">
                        <v:stroke endarrow="open" joinstyle="miter"/>
                      </v:shape>
                      <v:shape id="Text Box 86" o:spid="_x0000_s1038" type="#_x0000_t202" style="position:absolute;left:-2898;top:-358;width:10723;height:3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" filled="f" stroked="f" strokeweight=".5pt">
                        <v:textbox>
                          <w:txbxContent>
                            <w:p w14:paraId="0534766C" w14:textId="55046EFE" w:rsidR="0000731F" w:rsidRPr="000B44C6" w:rsidRDefault="0000731F" w:rsidP="002A1080">
                              <w:pPr>
                                <w:jc w:val="center"/>
                                <w:rPr>
                                  <w:b/>
                                  <w:bCs/>
                                  <w:u w:val="single"/>
                                </w:rPr>
                              </w:pPr>
                              <w:r w:rsidRPr="000B44C6">
                                <w:rPr>
                                  <w:b/>
                                  <w:bCs/>
                                  <w:u w:val="single"/>
                                </w:rPr>
                                <w:t>Side Profile</w:t>
                              </w:r>
                            </w:p>
                          </w:txbxContent>
                        </v:textbox>
                      </v:shape>
                    </v:group>
                    <v:shape id="Straight Arrow Connector 93" o:spid="_x0000_s1039" type="#_x0000_t32" style="position:absolute;left:12133;top:3218;width:4548;height:131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" strokecolor="#5b9bd5 [3204]" strokeweight="1.5pt">
                      <v:stroke endarrow="open" joinstyle="miter"/>
                    </v:shape>
                    <v:shape id="Straight Arrow Connector 94" o:spid="_x0000_s1040" type="#_x0000_t32" style="position:absolute;left:12730;top:698;width:3631;height:6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" strokecolor="#5b9bd5 [3204]" strokeweight="1.5pt">
                      <v:stroke endarrow="open" joinstyle="miter"/>
                    </v:shape>
                  </v:group>
                  <v:shape id="Straight Arrow Connector 96" o:spid="_x0000_s1041" type="#_x0000_t32" style="position:absolute;left:2776;top:4508;width:5047;height:10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" strokecolor="#5b9bd5 [3204]" strokeweight="1.5pt">
                    <v:stroke endarrow="open" joinstyle="miter"/>
                  </v:shape>
                </v:group>
                <v:shape id="Text Box 97" o:spid="_x0000_s1042" type="#_x0000_t202" style="position:absolute;left:438;top:6510;width:7338;height:7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14:paraId="052C1A2F" w14:textId="77777777" w:rsidR="0000731F" w:rsidRDefault="0000731F" w:rsidP="008F3705">
                        <w:pPr>
                          <w:jc w:val="center"/>
                        </w:pPr>
                        <w:r>
                          <w:t>Head</w:t>
                        </w:r>
                      </w:p>
                      <w:p w14:paraId="2BC184F2" w14:textId="171C523D" w:rsidR="0000731F" w:rsidRDefault="0000731F" w:rsidP="008F3705">
                        <w:pPr>
                          <w:spacing w:after="0" w:line="240" w:lineRule="auto"/>
                          <w:jc w:val="center"/>
                        </w:pPr>
                        <w:r>
                          <w:t>Shoulder</w:t>
                        </w:r>
                      </w:p>
                      <w:p w14:paraId="483DB057" w14:textId="4E0B8A32" w:rsidR="0000731F" w:rsidRDefault="0000731F" w:rsidP="000B44C6">
                        <w:pPr>
                          <w:spacing w:after="0" w:line="240" w:lineRule="auto"/>
                          <w:jc w:val="center"/>
                        </w:pPr>
                        <w:r>
                          <w:t>Torso</w:t>
                        </w:r>
                      </w:p>
                    </w:txbxContent>
                  </v:textbox>
                </v:shape>
              </v:group>
            </w:pict>
          </mc:Fallback>
        </mc:AlternateContent>
      </w:r>
      <w:r w:rsidR="00596D3F">
        <w:rPr>
          <w:rFonts w:ascii="Times New Roman" w:hAnsi="Times New Roman" w:cs="Times New Roman"/>
          <w:iCs/>
          <w:sz w:val="24"/>
          <w:szCs w:val="24"/>
        </w:rPr>
        <w:t xml:space="preserve">    </w:t>
      </w:r>
      <w:ins w:id="125" w:author="Gabe Streitmatter" w:date="2020-04-08T08:39:00Z">
        <w:r w:rsidR="0000731F">
          <w:rPr>
            <w:rFonts w:ascii="Times New Roman" w:hAnsi="Times New Roman" w:cs="Times New Roman"/>
            <w:iCs/>
            <w:sz w:val="24"/>
            <w:szCs w:val="24"/>
          </w:rPr>
          <w:t xml:space="preserve">To account for </w:t>
        </w:r>
      </w:ins>
      <w:ins w:id="126" w:author="Gabe Streitmatter" w:date="2020-04-08T08:40:00Z">
        <w:r w:rsidR="0000731F">
          <w:rPr>
            <w:rFonts w:ascii="Times New Roman" w:hAnsi="Times New Roman" w:cs="Times New Roman"/>
            <w:iCs/>
            <w:sz w:val="24"/>
            <w:szCs w:val="24"/>
          </w:rPr>
          <w:t xml:space="preserve">the component of motion in the orthogonal </w:t>
        </w:r>
      </w:ins>
      <w:ins w:id="127" w:author="Gabe Streitmatter" w:date="2020-04-08T08:41:00Z">
        <w:r w:rsidR="0000731F">
          <w:rPr>
            <w:rFonts w:ascii="Times New Roman" w:hAnsi="Times New Roman" w:cs="Times New Roman"/>
            <w:iCs/>
            <w:sz w:val="24"/>
            <w:szCs w:val="24"/>
          </w:rPr>
          <w:t>direction</w:t>
        </w:r>
      </w:ins>
      <w:ins w:id="128" w:author="Gabe Streitmatter" w:date="2020-04-08T08:40:00Z">
        <w:r w:rsidR="0000731F">
          <w:rPr>
            <w:rFonts w:ascii="Times New Roman" w:hAnsi="Times New Roman" w:cs="Times New Roman"/>
            <w:iCs/>
            <w:sz w:val="24"/>
            <w:szCs w:val="24"/>
          </w:rPr>
          <w:t xml:space="preserve">, a similar boundary is drawn to model the side profile of the human’s arm (drawn in green) and torso and head (both drain in blue) (Figure 2 Left). </w:t>
        </w:r>
      </w:ins>
      <w:ins w:id="129" w:author="Gabe Streitmatter" w:date="2020-04-08T08:41:00Z">
        <w:r w:rsidR="0000731F">
          <w:rPr>
            <w:rFonts w:ascii="Times New Roman" w:hAnsi="Times New Roman" w:cs="Times New Roman"/>
            <w:iCs/>
            <w:sz w:val="24"/>
            <w:szCs w:val="24"/>
          </w:rPr>
          <w:t>The interface between the normal and orthogonal boundary curves is also shown (F</w:t>
        </w:r>
      </w:ins>
      <w:ins w:id="130" w:author="Gabe Streitmatter" w:date="2020-04-08T08:42:00Z">
        <w:r w:rsidR="0000731F">
          <w:rPr>
            <w:rFonts w:ascii="Times New Roman" w:hAnsi="Times New Roman" w:cs="Times New Roman"/>
            <w:iCs/>
            <w:sz w:val="24"/>
            <w:szCs w:val="24"/>
          </w:rPr>
          <w:t>igure 2 Right). In the same approach applies above, the boundary points for this profile are defined at each time step.</w:t>
        </w:r>
      </w:ins>
    </w:p>
    <w:p w14:paraId="6013D405" w14:textId="313E5658" w:rsidR="0000731F" w:rsidRDefault="0000731F" w:rsidP="0000731F">
      <w:pPr>
        <w:pStyle w:val="Caption"/>
        <w:jc w:val="center"/>
        <w:rPr>
          <w:ins w:id="131" w:author="Gabe Streitmatter" w:date="2020-04-08T08:44:00Z"/>
          <w:b/>
          <w:bCs/>
          <w:i w:val="0"/>
          <w:iCs w:val="0"/>
          <w:color w:val="auto"/>
          <w:sz w:val="24"/>
          <w:szCs w:val="24"/>
        </w:rPr>
      </w:pPr>
      <w:ins w:id="132" w:author="Gabe Streitmatter" w:date="2020-04-08T08:43:00Z">
        <w:r>
          <w:rPr>
            <w:iCs w:val="0"/>
            <w:noProof/>
            <w:sz w:val="24"/>
            <w:szCs w:val="24"/>
          </w:rPr>
          <w:drawing>
            <wp:inline distT="0" distB="0" distL="0" distR="0" wp14:anchorId="289F6A35" wp14:editId="0E705679">
              <wp:extent cx="1741018" cy="2260038"/>
              <wp:effectExtent l="0" t="0" r="0" b="6985"/>
              <wp:docPr id="72" name="Picture 72" descr="A picture containing table, light, sitting, fil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fig 2 L.jpg"/>
                      <pic:cNvPicPr/>
                    </pic:nvPicPr>
                    <pic:blipFill rotWithShape="1">
                      <a:blip r:embed="rId14" cstate="print">
                        <a:extLst>
                          <a:ext uri="{28A0092B-C50C-407E-A947-70E740481C1C}">
                            <a14:useLocalDpi xmlns:a14="http://schemas.microsoft.com/office/drawing/2010/main" val="0"/>
                          </a:ext>
                        </a:extLst>
                      </a:blip>
                      <a:srcRect l="21796" t="16210" r="27135" b="13148"/>
                      <a:stretch/>
                    </pic:blipFill>
                    <pic:spPr bwMode="auto">
                      <a:xfrm>
                        <a:off x="0" y="0"/>
                        <a:ext cx="1779874" cy="2310477"/>
                      </a:xfrm>
                      <a:prstGeom prst="rect">
                        <a:avLst/>
                      </a:prstGeom>
                      <a:ln>
                        <a:noFill/>
                      </a:ln>
                      <a:extLst>
                        <a:ext uri="{53640926-AAD7-44D8-BBD7-CCE9431645EC}">
                          <a14:shadowObscured xmlns:a14="http://schemas.microsoft.com/office/drawing/2010/main"/>
                        </a:ext>
                      </a:extLst>
                    </pic:spPr>
                  </pic:pic>
                </a:graphicData>
              </a:graphic>
            </wp:inline>
          </w:drawing>
        </w:r>
      </w:ins>
      <w:ins w:id="133" w:author="Gabe Streitmatter" w:date="2020-04-08T08:44:00Z">
        <w:r>
          <w:rPr>
            <w:noProof/>
            <w:sz w:val="24"/>
            <w:szCs w:val="24"/>
          </w:rPr>
          <w:drawing>
            <wp:inline distT="0" distB="0" distL="0" distR="0" wp14:anchorId="0D5C78C5" wp14:editId="5A094885">
              <wp:extent cx="2108621" cy="2274926"/>
              <wp:effectExtent l="0" t="0" r="6350" b="0"/>
              <wp:docPr id="73" name="Picture 7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2R.jpg"/>
                      <pic:cNvPicPr/>
                    </pic:nvPicPr>
                    <pic:blipFill rotWithShape="1">
                      <a:blip r:embed="rId15" cstate="print">
                        <a:extLst>
                          <a:ext uri="{28A0092B-C50C-407E-A947-70E740481C1C}">
                            <a14:useLocalDpi xmlns:a14="http://schemas.microsoft.com/office/drawing/2010/main" val="0"/>
                          </a:ext>
                        </a:extLst>
                      </a:blip>
                      <a:srcRect l="33882" t="18534" r="45752" b="44226"/>
                      <a:stretch/>
                    </pic:blipFill>
                    <pic:spPr bwMode="auto">
                      <a:xfrm>
                        <a:off x="0" y="0"/>
                        <a:ext cx="2136373" cy="2304866"/>
                      </a:xfrm>
                      <a:prstGeom prst="rect">
                        <a:avLst/>
                      </a:prstGeom>
                      <a:ln>
                        <a:noFill/>
                      </a:ln>
                      <a:extLst>
                        <a:ext uri="{53640926-AAD7-44D8-BBD7-CCE9431645EC}">
                          <a14:shadowObscured xmlns:a14="http://schemas.microsoft.com/office/drawing/2010/main"/>
                        </a:ext>
                      </a:extLst>
                    </pic:spPr>
                  </pic:pic>
                </a:graphicData>
              </a:graphic>
            </wp:inline>
          </w:drawing>
        </w:r>
        <w:r w:rsidRPr="0000731F">
          <w:rPr>
            <w:b/>
            <w:bCs/>
            <w:i w:val="0"/>
            <w:iCs w:val="0"/>
            <w:color w:val="auto"/>
            <w:sz w:val="24"/>
            <w:szCs w:val="24"/>
          </w:rPr>
          <w:t xml:space="preserve"> </w:t>
        </w:r>
      </w:ins>
    </w:p>
    <w:p w14:paraId="607F5BD2" w14:textId="57D7C55E" w:rsidR="00596D3F" w:rsidRPr="0000731F" w:rsidDel="0000731F" w:rsidRDefault="0000731F" w:rsidP="00F34824">
      <w:pPr>
        <w:pStyle w:val="Caption"/>
        <w:jc w:val="center"/>
        <w:rPr>
          <w:del w:id="134" w:author="Gabe Streitmatter" w:date="2020-04-08T08:45:00Z"/>
          <w:i w:val="0"/>
          <w:iCs w:val="0"/>
          <w:color w:val="auto"/>
          <w:sz w:val="24"/>
          <w:szCs w:val="24"/>
          <w:rPrChange w:id="135" w:author="Gabe Streitmatter" w:date="2020-04-08T08:45:00Z">
            <w:rPr>
              <w:del w:id="136" w:author="Gabe Streitmatter" w:date="2020-04-08T08:45:00Z"/>
              <w:rFonts w:ascii="Times New Roman" w:hAnsi="Times New Roman" w:cs="Times New Roman"/>
              <w:iCs/>
              <w:sz w:val="24"/>
              <w:szCs w:val="24"/>
            </w:rPr>
          </w:rPrChange>
        </w:rPr>
        <w:pPrChange w:id="137" w:author="Gabe Streitmatter" w:date="2020-04-08T08:47:00Z">
          <w:pPr>
            <w:keepNext/>
            <w:spacing w:after="0" w:line="360" w:lineRule="auto"/>
          </w:pPr>
        </w:pPrChange>
      </w:pPr>
      <w:commentRangeStart w:id="138"/>
      <w:commentRangeStart w:id="139"/>
      <w:ins w:id="140" w:author="Gabe Streitmatter" w:date="2020-04-08T08:44:00Z">
        <w:r w:rsidRPr="0031330A">
          <w:rPr>
            <w:b/>
            <w:bCs/>
            <w:i w:val="0"/>
            <w:iCs w:val="0"/>
            <w:color w:val="auto"/>
            <w:sz w:val="24"/>
            <w:szCs w:val="24"/>
          </w:rPr>
          <w:t xml:space="preserve">Figure </w:t>
        </w:r>
        <w:r w:rsidRPr="0031330A">
          <w:rPr>
            <w:b/>
            <w:bCs/>
            <w:i w:val="0"/>
            <w:iCs w:val="0"/>
            <w:noProof/>
            <w:color w:val="auto"/>
            <w:sz w:val="24"/>
            <w:szCs w:val="24"/>
          </w:rPr>
          <w:fldChar w:fldCharType="begin"/>
        </w:r>
        <w:r w:rsidRPr="0031330A">
          <w:rPr>
            <w:b/>
            <w:bCs/>
            <w:i w:val="0"/>
            <w:iCs w:val="0"/>
            <w:noProof/>
            <w:color w:val="auto"/>
            <w:sz w:val="24"/>
            <w:szCs w:val="24"/>
          </w:rPr>
          <w:instrText xml:space="preserve"> SEQ Figure \* ARABIC </w:instrText>
        </w:r>
        <w:r w:rsidRPr="0031330A">
          <w:rPr>
            <w:b/>
            <w:bCs/>
            <w:i w:val="0"/>
            <w:iCs w:val="0"/>
            <w:noProof/>
            <w:color w:val="auto"/>
            <w:sz w:val="24"/>
            <w:szCs w:val="24"/>
          </w:rPr>
          <w:fldChar w:fldCharType="separate"/>
        </w:r>
        <w:r>
          <w:rPr>
            <w:b/>
            <w:bCs/>
            <w:i w:val="0"/>
            <w:iCs w:val="0"/>
            <w:noProof/>
            <w:color w:val="auto"/>
            <w:sz w:val="24"/>
            <w:szCs w:val="24"/>
          </w:rPr>
          <w:t>2</w:t>
        </w:r>
        <w:r w:rsidRPr="0031330A">
          <w:rPr>
            <w:b/>
            <w:bCs/>
            <w:i w:val="0"/>
            <w:iCs w:val="0"/>
            <w:noProof/>
            <w:color w:val="auto"/>
            <w:sz w:val="24"/>
            <w:szCs w:val="24"/>
          </w:rPr>
          <w:fldChar w:fldCharType="end"/>
        </w:r>
        <w:r w:rsidRPr="0031330A">
          <w:rPr>
            <w:b/>
            <w:bCs/>
            <w:i w:val="0"/>
            <w:iCs w:val="0"/>
            <w:color w:val="auto"/>
            <w:sz w:val="24"/>
            <w:szCs w:val="24"/>
          </w:rPr>
          <w:t>.</w:t>
        </w:r>
        <w:r w:rsidRPr="0031330A">
          <w:rPr>
            <w:i w:val="0"/>
            <w:iCs w:val="0"/>
            <w:color w:val="auto"/>
            <w:sz w:val="24"/>
            <w:szCs w:val="24"/>
          </w:rPr>
          <w:t xml:space="preserve"> </w:t>
        </w:r>
        <w:r>
          <w:rPr>
            <w:i w:val="0"/>
            <w:iCs w:val="0"/>
            <w:color w:val="auto"/>
            <w:sz w:val="24"/>
            <w:szCs w:val="24"/>
          </w:rPr>
          <w:t>Joint offsets (red) in the orthogonal direction to account for lateral motion</w:t>
        </w:r>
        <w:commentRangeEnd w:id="138"/>
        <w:r>
          <w:rPr>
            <w:rStyle w:val="CommentReference"/>
            <w:i w:val="0"/>
            <w:iCs w:val="0"/>
            <w:color w:val="auto"/>
            <w:kern w:val="14"/>
          </w:rPr>
          <w:commentReference w:id="138"/>
        </w:r>
        <w:commentRangeEnd w:id="139"/>
        <w:r>
          <w:rPr>
            <w:i w:val="0"/>
            <w:iCs w:val="0"/>
            <w:color w:val="auto"/>
            <w:sz w:val="24"/>
            <w:szCs w:val="24"/>
          </w:rPr>
          <w:t>. The right side of the figure shows the combination of the normal and orthogonal curves.</w:t>
        </w:r>
        <w:r>
          <w:rPr>
            <w:rStyle w:val="CommentReference"/>
            <w:i w:val="0"/>
            <w:iCs w:val="0"/>
            <w:color w:val="auto"/>
            <w:kern w:val="14"/>
          </w:rPr>
          <w:commentReference w:id="139"/>
        </w:r>
      </w:ins>
      <w:del w:id="141" w:author="Gabe Streitmatter" w:date="2020-04-08T08:45:00Z">
        <w:r w:rsidR="00596D3F" w:rsidDel="0000731F">
          <w:rPr>
            <w:sz w:val="24"/>
            <w:szCs w:val="24"/>
          </w:rPr>
          <w:delText>To account for component of motion in the orthogonal direction, a similar boundary is drawn to model the side profile of the human</w:delText>
        </w:r>
        <w:r w:rsidR="0088208D" w:rsidDel="0000731F">
          <w:rPr>
            <w:sz w:val="24"/>
            <w:szCs w:val="24"/>
          </w:rPr>
          <w:delText>’s arm</w:delText>
        </w:r>
        <w:r w:rsidR="00390F4F" w:rsidDel="0000731F">
          <w:rPr>
            <w:sz w:val="24"/>
            <w:szCs w:val="24"/>
          </w:rPr>
          <w:delText xml:space="preserve"> (</w:delText>
        </w:r>
        <w:r w:rsidR="0088208D" w:rsidDel="0000731F">
          <w:rPr>
            <w:sz w:val="24"/>
            <w:szCs w:val="24"/>
          </w:rPr>
          <w:delText>drawn in green</w:delText>
        </w:r>
        <w:r w:rsidR="00390F4F" w:rsidDel="0000731F">
          <w:rPr>
            <w:sz w:val="24"/>
            <w:szCs w:val="24"/>
          </w:rPr>
          <w:delText>)</w:delText>
        </w:r>
        <w:r w:rsidR="0088208D" w:rsidDel="0000731F">
          <w:rPr>
            <w:sz w:val="24"/>
            <w:szCs w:val="24"/>
          </w:rPr>
          <w:delText xml:space="preserve"> and torso and head</w:delText>
        </w:r>
        <w:r w:rsidR="00390F4F" w:rsidDel="0000731F">
          <w:rPr>
            <w:sz w:val="24"/>
            <w:szCs w:val="24"/>
          </w:rPr>
          <w:delText xml:space="preserve"> (both </w:delText>
        </w:r>
        <w:r w:rsidR="0088208D" w:rsidDel="0000731F">
          <w:rPr>
            <w:sz w:val="24"/>
            <w:szCs w:val="24"/>
          </w:rPr>
          <w:delText>draw</w:delText>
        </w:r>
        <w:r w:rsidR="00390F4F" w:rsidDel="0000731F">
          <w:rPr>
            <w:sz w:val="24"/>
            <w:szCs w:val="24"/>
          </w:rPr>
          <w:delText>n</w:delText>
        </w:r>
        <w:r w:rsidR="0088208D" w:rsidDel="0000731F">
          <w:rPr>
            <w:sz w:val="24"/>
            <w:szCs w:val="24"/>
          </w:rPr>
          <w:delText xml:space="preserve"> in blue</w:delText>
        </w:r>
        <w:r w:rsidR="00390F4F" w:rsidDel="0000731F">
          <w:rPr>
            <w:sz w:val="24"/>
            <w:szCs w:val="24"/>
          </w:rPr>
          <w:delText>)</w:delText>
        </w:r>
        <w:r w:rsidR="00596D3F" w:rsidDel="0000731F">
          <w:rPr>
            <w:sz w:val="24"/>
            <w:szCs w:val="24"/>
          </w:rPr>
          <w:delText xml:space="preserve"> (Figure 2</w:delText>
        </w:r>
        <w:r w:rsidR="00FF0A63" w:rsidDel="0000731F">
          <w:rPr>
            <w:sz w:val="24"/>
            <w:szCs w:val="24"/>
          </w:rPr>
          <w:delText xml:space="preserve"> Left</w:delText>
        </w:r>
        <w:r w:rsidR="00596D3F" w:rsidDel="0000731F">
          <w:rPr>
            <w:sz w:val="24"/>
            <w:szCs w:val="24"/>
          </w:rPr>
          <w:delText>).</w:delText>
        </w:r>
        <w:r w:rsidR="00FF0A63" w:rsidDel="0000731F">
          <w:rPr>
            <w:sz w:val="24"/>
            <w:szCs w:val="24"/>
          </w:rPr>
          <w:delText xml:space="preserve"> In the same approach applied above, the boundary points for this profile are defined at each </w:delText>
        </w:r>
        <w:r w:rsidR="00FA61CE" w:rsidDel="0000731F">
          <w:rPr>
            <w:sz w:val="24"/>
            <w:szCs w:val="24"/>
          </w:rPr>
          <w:delText>step-in</w:delText>
        </w:r>
        <w:r w:rsidR="00BC55E9" w:rsidDel="0000731F">
          <w:rPr>
            <w:sz w:val="24"/>
            <w:szCs w:val="24"/>
          </w:rPr>
          <w:delText xml:space="preserve"> </w:delText>
        </w:r>
        <w:r w:rsidR="00FF0A63" w:rsidDel="0000731F">
          <w:rPr>
            <w:sz w:val="24"/>
            <w:szCs w:val="24"/>
          </w:rPr>
          <w:delText>time</w:delText>
        </w:r>
      </w:del>
      <w:del w:id="142" w:author="Gabe Streitmatter" w:date="2020-04-08T08:01:00Z">
        <w:r w:rsidR="0088208D" w:rsidDel="001E7AFD">
          <w:rPr>
            <w:sz w:val="24"/>
            <w:szCs w:val="24"/>
          </w:rPr>
          <w:delText xml:space="preserve">, as seen in the </w:delText>
        </w:r>
        <w:r w:rsidR="0088208D" w:rsidRPr="0088208D" w:rsidDel="001E7AFD">
          <w:rPr>
            <w:sz w:val="24"/>
            <w:szCs w:val="24"/>
          </w:rPr>
          <w:delText>right side of</w:delText>
        </w:r>
        <w:r w:rsidR="00812F6A" w:rsidDel="001E7AFD">
          <w:rPr>
            <w:sz w:val="24"/>
            <w:szCs w:val="24"/>
          </w:rPr>
          <w:delText xml:space="preserve"> </w:delText>
        </w:r>
        <w:r w:rsidR="00FF0A63" w:rsidRPr="0088208D" w:rsidDel="001E7AFD">
          <w:rPr>
            <w:sz w:val="24"/>
            <w:szCs w:val="24"/>
          </w:rPr>
          <w:delText xml:space="preserve">Figure </w:delText>
        </w:r>
        <w:r w:rsidR="0088208D" w:rsidRPr="0088208D" w:rsidDel="001E7AFD">
          <w:rPr>
            <w:sz w:val="24"/>
            <w:szCs w:val="24"/>
          </w:rPr>
          <w:delText xml:space="preserve">2, </w:delText>
        </w:r>
        <w:r w:rsidR="0088208D" w:rsidRPr="000B44C6" w:rsidDel="001E7AFD">
          <w:rPr>
            <w:sz w:val="24"/>
            <w:szCs w:val="24"/>
          </w:rPr>
          <w:delText>where each instance in time is represented by a different color outline.</w:delText>
        </w:r>
      </w:del>
    </w:p>
    <w:p w14:paraId="64EAE740" w14:textId="0CA7EF7E" w:rsidR="000F08E2" w:rsidDel="0000731F" w:rsidRDefault="000F08E2" w:rsidP="00F34824">
      <w:pPr>
        <w:pStyle w:val="Caption"/>
        <w:jc w:val="center"/>
        <w:rPr>
          <w:del w:id="143" w:author="Gabe Streitmatter" w:date="2020-04-08T08:45:00Z"/>
          <w:iCs w:val="0"/>
          <w:sz w:val="24"/>
          <w:szCs w:val="24"/>
        </w:rPr>
        <w:pPrChange w:id="144" w:author="Gabe Streitmatter" w:date="2020-04-08T08:47:00Z">
          <w:pPr>
            <w:keepNext/>
            <w:spacing w:after="0" w:line="240" w:lineRule="auto"/>
          </w:pPr>
        </w:pPrChange>
      </w:pPr>
    </w:p>
    <w:p w14:paraId="5C6EB36C" w14:textId="49BD5F07" w:rsidR="000F08E2" w:rsidDel="0000731F" w:rsidRDefault="000F08E2" w:rsidP="00F34824">
      <w:pPr>
        <w:pStyle w:val="Caption"/>
        <w:jc w:val="center"/>
        <w:rPr>
          <w:del w:id="145" w:author="Gabe Streitmatter" w:date="2020-04-08T08:45:00Z"/>
          <w:iCs w:val="0"/>
          <w:sz w:val="24"/>
          <w:szCs w:val="24"/>
        </w:rPr>
        <w:pPrChange w:id="146" w:author="Gabe Streitmatter" w:date="2020-04-08T08:47:00Z">
          <w:pPr>
            <w:keepNext/>
            <w:spacing w:after="0" w:line="240" w:lineRule="auto"/>
            <w:jc w:val="center"/>
          </w:pPr>
        </w:pPrChange>
      </w:pPr>
      <w:del w:id="147" w:author="Gabe Streitmatter" w:date="2020-04-08T08:45:00Z">
        <w:r w:rsidDel="0000731F">
          <w:rPr>
            <w:iCs w:val="0"/>
            <w:noProof/>
            <w:sz w:val="24"/>
            <w:szCs w:val="24"/>
          </w:rPr>
          <w:drawing>
            <wp:inline distT="0" distB="0" distL="0" distR="0" wp14:anchorId="2DA52967" wp14:editId="3B52A76C">
              <wp:extent cx="2413591" cy="2668014"/>
              <wp:effectExtent l="0" t="0" r="0" b="5715"/>
              <wp:docPr id="7" name="Picture 7" descr="A picture containing table, light, sitting, fil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 2 L.jpg"/>
                      <pic:cNvPicPr/>
                    </pic:nvPicPr>
                    <pic:blipFill rotWithShape="1">
                      <a:blip r:embed="rId16" cstate="print">
                        <a:extLst>
                          <a:ext uri="{28A0092B-C50C-407E-A947-70E740481C1C}">
                            <a14:useLocalDpi xmlns:a14="http://schemas.microsoft.com/office/drawing/2010/main" val="0"/>
                          </a:ext>
                        </a:extLst>
                      </a:blip>
                      <a:srcRect l="15657" t="8613" r="17405" b="12540"/>
                      <a:stretch/>
                    </pic:blipFill>
                    <pic:spPr bwMode="auto">
                      <a:xfrm>
                        <a:off x="0" y="0"/>
                        <a:ext cx="2413591" cy="2668014"/>
                      </a:xfrm>
                      <a:prstGeom prst="rect">
                        <a:avLst/>
                      </a:prstGeom>
                      <a:ln>
                        <a:noFill/>
                      </a:ln>
                      <a:extLst>
                        <a:ext uri="{53640926-AAD7-44D8-BBD7-CCE9431645EC}">
                          <a14:shadowObscured xmlns:a14="http://schemas.microsoft.com/office/drawing/2010/main"/>
                        </a:ext>
                      </a:extLst>
                    </pic:spPr>
                  </pic:pic>
                </a:graphicData>
              </a:graphic>
            </wp:inline>
          </w:drawing>
        </w:r>
      </w:del>
      <w:del w:id="148" w:author="Gabe Streitmatter" w:date="2020-04-08T07:59:00Z">
        <w:r w:rsidR="000215CC" w:rsidDel="001E7AFD">
          <w:rPr>
            <w:iCs w:val="0"/>
            <w:noProof/>
            <w:sz w:val="24"/>
            <w:szCs w:val="24"/>
          </w:rPr>
          <w:drawing>
            <wp:inline distT="0" distB="0" distL="0" distR="0" wp14:anchorId="2672B10F" wp14:editId="0077F397">
              <wp:extent cx="2711303" cy="2340455"/>
              <wp:effectExtent l="0" t="0" r="0" b="3175"/>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 2 Rb.jpg"/>
                      <pic:cNvPicPr/>
                    </pic:nvPicPr>
                    <pic:blipFill rotWithShape="1">
                      <a:blip r:embed="rId17" cstate="print">
                        <a:extLst>
                          <a:ext uri="{28A0092B-C50C-407E-A947-70E740481C1C}">
                            <a14:useLocalDpi xmlns:a14="http://schemas.microsoft.com/office/drawing/2010/main" val="0"/>
                          </a:ext>
                        </a:extLst>
                      </a:blip>
                      <a:srcRect l="14963" t="9167" r="18504" b="14256"/>
                      <a:stretch/>
                    </pic:blipFill>
                    <pic:spPr bwMode="auto">
                      <a:xfrm>
                        <a:off x="0" y="0"/>
                        <a:ext cx="2745512" cy="2369985"/>
                      </a:xfrm>
                      <a:prstGeom prst="rect">
                        <a:avLst/>
                      </a:prstGeom>
                      <a:ln>
                        <a:noFill/>
                      </a:ln>
                      <a:extLst>
                        <a:ext uri="{53640926-AAD7-44D8-BBD7-CCE9431645EC}">
                          <a14:shadowObscured xmlns:a14="http://schemas.microsoft.com/office/drawing/2010/main"/>
                        </a:ext>
                      </a:extLst>
                    </pic:spPr>
                  </pic:pic>
                </a:graphicData>
              </a:graphic>
            </wp:inline>
          </w:drawing>
        </w:r>
      </w:del>
    </w:p>
    <w:p w14:paraId="4CF9E1DC" w14:textId="4417B180" w:rsidR="000F08E2" w:rsidRPr="0031330A" w:rsidDel="0000731F" w:rsidRDefault="000F08E2" w:rsidP="00F34824">
      <w:pPr>
        <w:pStyle w:val="Caption"/>
        <w:jc w:val="center"/>
        <w:rPr>
          <w:del w:id="149" w:author="Gabe Streitmatter" w:date="2020-04-08T08:45:00Z"/>
          <w:i w:val="0"/>
          <w:iCs w:val="0"/>
          <w:color w:val="auto"/>
          <w:sz w:val="24"/>
          <w:szCs w:val="24"/>
        </w:rPr>
      </w:pPr>
      <w:commentRangeStart w:id="150"/>
      <w:del w:id="151" w:author="Gabe Streitmatter" w:date="2020-04-08T08:45:00Z">
        <w:r w:rsidRPr="0031330A" w:rsidDel="0000731F">
          <w:rPr>
            <w:b/>
            <w:bCs/>
            <w:i w:val="0"/>
            <w:iCs w:val="0"/>
            <w:color w:val="auto"/>
            <w:sz w:val="24"/>
            <w:szCs w:val="24"/>
          </w:rPr>
          <w:delText xml:space="preserve">Figure </w:delText>
        </w:r>
        <w:r w:rsidRPr="0031330A" w:rsidDel="0000731F">
          <w:rPr>
            <w:b/>
            <w:bCs/>
            <w:i w:val="0"/>
            <w:iCs w:val="0"/>
            <w:noProof/>
            <w:color w:val="auto"/>
            <w:sz w:val="24"/>
            <w:szCs w:val="24"/>
          </w:rPr>
          <w:fldChar w:fldCharType="begin"/>
        </w:r>
        <w:r w:rsidRPr="0031330A" w:rsidDel="0000731F">
          <w:rPr>
            <w:b/>
            <w:bCs/>
            <w:i w:val="0"/>
            <w:iCs w:val="0"/>
            <w:noProof/>
            <w:color w:val="auto"/>
            <w:sz w:val="24"/>
            <w:szCs w:val="24"/>
          </w:rPr>
          <w:delInstrText xml:space="preserve"> SEQ Figure \* ARABIC </w:delInstrText>
        </w:r>
        <w:r w:rsidRPr="0031330A" w:rsidDel="0000731F">
          <w:rPr>
            <w:b/>
            <w:bCs/>
            <w:i w:val="0"/>
            <w:iCs w:val="0"/>
            <w:noProof/>
            <w:color w:val="auto"/>
            <w:sz w:val="24"/>
            <w:szCs w:val="24"/>
          </w:rPr>
          <w:fldChar w:fldCharType="separate"/>
        </w:r>
        <w:r w:rsidDel="0000731F">
          <w:rPr>
            <w:b/>
            <w:bCs/>
            <w:i w:val="0"/>
            <w:iCs w:val="0"/>
            <w:noProof/>
            <w:color w:val="auto"/>
            <w:sz w:val="24"/>
            <w:szCs w:val="24"/>
          </w:rPr>
          <w:delText>2</w:delText>
        </w:r>
        <w:r w:rsidRPr="0031330A" w:rsidDel="0000731F">
          <w:rPr>
            <w:b/>
            <w:bCs/>
            <w:i w:val="0"/>
            <w:iCs w:val="0"/>
            <w:noProof/>
            <w:color w:val="auto"/>
            <w:sz w:val="24"/>
            <w:szCs w:val="24"/>
          </w:rPr>
          <w:fldChar w:fldCharType="end"/>
        </w:r>
        <w:r w:rsidRPr="0031330A" w:rsidDel="0000731F">
          <w:rPr>
            <w:b/>
            <w:bCs/>
            <w:i w:val="0"/>
            <w:iCs w:val="0"/>
            <w:color w:val="auto"/>
            <w:sz w:val="24"/>
            <w:szCs w:val="24"/>
          </w:rPr>
          <w:delText>.</w:delText>
        </w:r>
        <w:r w:rsidRPr="0031330A" w:rsidDel="0000731F">
          <w:rPr>
            <w:i w:val="0"/>
            <w:iCs w:val="0"/>
            <w:color w:val="auto"/>
            <w:sz w:val="24"/>
            <w:szCs w:val="24"/>
          </w:rPr>
          <w:delText xml:space="preserve"> </w:delText>
        </w:r>
        <w:r w:rsidDel="0000731F">
          <w:rPr>
            <w:i w:val="0"/>
            <w:iCs w:val="0"/>
            <w:color w:val="auto"/>
            <w:sz w:val="24"/>
            <w:szCs w:val="24"/>
          </w:rPr>
          <w:delText>Joint offsets</w:delText>
        </w:r>
        <w:r w:rsidR="00812F6A" w:rsidDel="0000731F">
          <w:rPr>
            <w:i w:val="0"/>
            <w:iCs w:val="0"/>
            <w:color w:val="auto"/>
            <w:sz w:val="24"/>
            <w:szCs w:val="24"/>
          </w:rPr>
          <w:delText xml:space="preserve"> (red)</w:delText>
        </w:r>
        <w:r w:rsidDel="0000731F">
          <w:rPr>
            <w:i w:val="0"/>
            <w:iCs w:val="0"/>
            <w:color w:val="auto"/>
            <w:sz w:val="24"/>
            <w:szCs w:val="24"/>
          </w:rPr>
          <w:delText xml:space="preserve"> in the </w:delText>
        </w:r>
        <w:r w:rsidR="000B5013" w:rsidDel="0000731F">
          <w:rPr>
            <w:i w:val="0"/>
            <w:iCs w:val="0"/>
            <w:color w:val="auto"/>
            <w:sz w:val="24"/>
            <w:szCs w:val="24"/>
          </w:rPr>
          <w:delText>orthogonal direction to account for lateral motion</w:delText>
        </w:r>
        <w:commentRangeEnd w:id="150"/>
        <w:r w:rsidR="00EC5DE2" w:rsidDel="0000731F">
          <w:rPr>
            <w:rStyle w:val="CommentReference"/>
            <w:i w:val="0"/>
            <w:iCs w:val="0"/>
            <w:color w:val="auto"/>
            <w:kern w:val="14"/>
          </w:rPr>
          <w:commentReference w:id="150"/>
        </w:r>
      </w:del>
    </w:p>
    <w:p w14:paraId="2DBCCCF6" w14:textId="3C5FCBA2" w:rsidR="00596D3F" w:rsidRDefault="00596D3F" w:rsidP="00F34824">
      <w:pPr>
        <w:pStyle w:val="Caption"/>
        <w:jc w:val="center"/>
        <w:rPr>
          <w:iCs w:val="0"/>
          <w:sz w:val="24"/>
          <w:szCs w:val="24"/>
        </w:rPr>
        <w:pPrChange w:id="152" w:author="Gabe Streitmatter" w:date="2020-04-08T08:47:00Z">
          <w:pPr>
            <w:keepNext/>
            <w:spacing w:after="0" w:line="240" w:lineRule="auto"/>
          </w:pPr>
        </w:pPrChange>
      </w:pPr>
    </w:p>
    <w:p w14:paraId="4213E130" w14:textId="746787DB" w:rsidR="006C06C2" w:rsidRPr="006C06C2" w:rsidRDefault="00686404" w:rsidP="006C06C2">
      <w:pPr>
        <w:pStyle w:val="Second-LevelHeading-JUR"/>
        <w:spacing w:before="240" w:after="240"/>
      </w:pPr>
      <w:r>
        <w:lastRenderedPageBreak/>
        <w:t>Application of Coons Patches to Connect the Boundary Curves</w:t>
      </w:r>
    </w:p>
    <w:p w14:paraId="06D52150" w14:textId="4A40CB7B" w:rsidR="00A437F5" w:rsidRDefault="000215CC" w:rsidP="00A437F5">
      <w:pPr>
        <w:pStyle w:val="Text"/>
        <w:spacing w:line="360" w:lineRule="auto"/>
        <w:jc w:val="left"/>
        <w:rPr>
          <w:iCs/>
          <w:sz w:val="24"/>
          <w:szCs w:val="24"/>
        </w:rPr>
      </w:pPr>
      <w:r>
        <w:rPr>
          <w:iCs/>
          <w:sz w:val="24"/>
          <w:szCs w:val="24"/>
        </w:rPr>
        <w:t>With boundary curves defined, the next step is to generate surfaces between them. This operation is completed with discrete Coons patches.</w:t>
      </w:r>
      <w:r w:rsidR="00F965F5" w:rsidRPr="00F965F5">
        <w:rPr>
          <w:iCs/>
          <w:sz w:val="24"/>
          <w:szCs w:val="24"/>
        </w:rPr>
        <w:t xml:space="preserve"> </w:t>
      </w:r>
      <w:r>
        <w:rPr>
          <w:iCs/>
          <w:sz w:val="24"/>
          <w:szCs w:val="24"/>
        </w:rPr>
        <w:t>An individual patch is created for each straight segment of the human as the segment travels between two different orientations.</w:t>
      </w:r>
      <w:r w:rsidR="00BE7389">
        <w:rPr>
          <w:iCs/>
          <w:sz w:val="24"/>
          <w:szCs w:val="24"/>
        </w:rPr>
        <w:t xml:space="preserve"> </w:t>
      </w:r>
      <w:r w:rsidR="002C3217">
        <w:rPr>
          <w:iCs/>
          <w:sz w:val="24"/>
          <w:szCs w:val="24"/>
        </w:rPr>
        <w:t xml:space="preserve">The boundary curves defined previously must now be put into a format that the discrete Coons patch </w:t>
      </w:r>
      <w:r w:rsidR="00A437F5">
        <w:rPr>
          <w:iCs/>
          <w:sz w:val="24"/>
          <w:szCs w:val="24"/>
        </w:rPr>
        <w:t xml:space="preserve">formulation applies to. </w:t>
      </w:r>
      <w:commentRangeStart w:id="153"/>
      <w:r w:rsidR="006F7698">
        <w:rPr>
          <w:iCs/>
          <w:sz w:val="24"/>
          <w:szCs w:val="24"/>
        </w:rPr>
        <w:t xml:space="preserve">Example boundary curves for a Coons patch are shown in Figure </w:t>
      </w:r>
      <w:r w:rsidR="004B77F9">
        <w:rPr>
          <w:iCs/>
          <w:sz w:val="24"/>
          <w:szCs w:val="24"/>
        </w:rPr>
        <w:t>3</w:t>
      </w:r>
      <w:r w:rsidR="006F7698">
        <w:rPr>
          <w:iCs/>
          <w:sz w:val="24"/>
          <w:szCs w:val="24"/>
        </w:rPr>
        <w:t>.</w:t>
      </w:r>
      <w:commentRangeEnd w:id="153"/>
      <w:r w:rsidR="00E937C0">
        <w:rPr>
          <w:rStyle w:val="CommentReference"/>
          <w:kern w:val="14"/>
        </w:rPr>
        <w:commentReference w:id="153"/>
      </w:r>
      <w:r w:rsidR="006F7698">
        <w:rPr>
          <w:iCs/>
          <w:sz w:val="24"/>
          <w:szCs w:val="24"/>
        </w:rPr>
        <w:t xml:space="preserve"> </w:t>
      </w:r>
      <w:r w:rsidR="00A437F5">
        <w:rPr>
          <w:iCs/>
          <w:sz w:val="24"/>
          <w:szCs w:val="24"/>
        </w:rPr>
        <w:t>F</w:t>
      </w:r>
      <w:r w:rsidR="00A437F5" w:rsidRPr="00F965F5">
        <w:rPr>
          <w:iCs/>
          <w:sz w:val="24"/>
          <w:szCs w:val="24"/>
        </w:rPr>
        <w:t xml:space="preserve">our boundary curves </w:t>
      </w:r>
      <w:r w:rsidR="00A437F5">
        <w:rPr>
          <w:iCs/>
          <w:sz w:val="24"/>
          <w:szCs w:val="24"/>
        </w:rPr>
        <w:t>are used to define</w:t>
      </w:r>
      <w:r w:rsidR="00A437F5" w:rsidRPr="00F965F5">
        <w:rPr>
          <w:iCs/>
          <w:sz w:val="24"/>
          <w:szCs w:val="24"/>
        </w:rPr>
        <w:t xml:space="preserve"> each patch</w:t>
      </w:r>
      <w:r w:rsidR="008D477C">
        <w:rPr>
          <w:iCs/>
          <w:sz w:val="24"/>
          <w:szCs w:val="24"/>
        </w:rPr>
        <w:t xml:space="preserve"> (Figure </w:t>
      </w:r>
      <w:r w:rsidR="004B77F9">
        <w:rPr>
          <w:iCs/>
          <w:sz w:val="24"/>
          <w:szCs w:val="24"/>
        </w:rPr>
        <w:t>3</w:t>
      </w:r>
      <w:r w:rsidR="008D477C">
        <w:rPr>
          <w:iCs/>
          <w:sz w:val="24"/>
          <w:szCs w:val="24"/>
        </w:rPr>
        <w:t xml:space="preserve"> left)</w:t>
      </w:r>
      <w:r w:rsidR="00A437F5">
        <w:rPr>
          <w:iCs/>
          <w:sz w:val="24"/>
          <w:szCs w:val="24"/>
        </w:rPr>
        <w:t>.</w:t>
      </w:r>
      <w:r w:rsidR="00A437F5" w:rsidRPr="00F965F5">
        <w:rPr>
          <w:iCs/>
          <w:sz w:val="24"/>
          <w:szCs w:val="24"/>
        </w:rPr>
        <w:t xml:space="preserve"> The first boundary curve</w:t>
      </w:r>
      <w:r w:rsidR="001257CE">
        <w:rPr>
          <w:iCs/>
          <w:sz w:val="24"/>
          <w:szCs w:val="24"/>
        </w:rPr>
        <w:t xml:space="preserve"> (</w:t>
      </w:r>
      <w:r w:rsidR="001257CE" w:rsidRPr="00432F10">
        <w:rPr>
          <w:i/>
          <w:sz w:val="24"/>
          <w:szCs w:val="24"/>
        </w:rPr>
        <w:t>Curve 1</w:t>
      </w:r>
      <w:r w:rsidR="001257CE">
        <w:rPr>
          <w:iCs/>
          <w:sz w:val="24"/>
          <w:szCs w:val="24"/>
        </w:rPr>
        <w:t>)</w:t>
      </w:r>
      <w:r w:rsidR="00A437F5" w:rsidRPr="00F965F5">
        <w:rPr>
          <w:iCs/>
          <w:sz w:val="24"/>
          <w:szCs w:val="24"/>
        </w:rPr>
        <w:t xml:space="preserve"> follows a line between </w:t>
      </w:r>
      <w:r w:rsidR="00A437F5">
        <w:rPr>
          <w:iCs/>
          <w:sz w:val="24"/>
          <w:szCs w:val="24"/>
        </w:rPr>
        <w:t xml:space="preserve">a point </w:t>
      </w:r>
      <w:r w:rsidR="008D477C">
        <w:rPr>
          <w:iCs/>
          <w:sz w:val="24"/>
          <w:szCs w:val="24"/>
        </w:rPr>
        <w:t xml:space="preserve">on the human </w:t>
      </w:r>
      <w:r w:rsidR="00A437F5">
        <w:rPr>
          <w:iCs/>
          <w:sz w:val="24"/>
          <w:szCs w:val="24"/>
        </w:rPr>
        <w:t>at an instant in time</w:t>
      </w:r>
      <w:r w:rsidR="00A437F5" w:rsidRPr="00F965F5">
        <w:rPr>
          <w:iCs/>
          <w:sz w:val="24"/>
          <w:szCs w:val="24"/>
        </w:rPr>
        <w:t xml:space="preserve"> </w:t>
      </w:r>
      <w:r w:rsidR="00A437F5">
        <w:rPr>
          <w:iCs/>
          <w:sz w:val="24"/>
          <w:szCs w:val="24"/>
        </w:rPr>
        <w:t xml:space="preserve">and the same point at the next </w:t>
      </w:r>
      <w:r w:rsidR="00D818BC">
        <w:rPr>
          <w:iCs/>
          <w:sz w:val="24"/>
          <w:szCs w:val="24"/>
        </w:rPr>
        <w:t xml:space="preserve">(second) </w:t>
      </w:r>
      <w:r w:rsidR="00A437F5">
        <w:rPr>
          <w:iCs/>
          <w:sz w:val="24"/>
          <w:szCs w:val="24"/>
        </w:rPr>
        <w:t>instance in time</w:t>
      </w:r>
      <w:r w:rsidR="00A437F5" w:rsidRPr="00F965F5">
        <w:rPr>
          <w:iCs/>
          <w:sz w:val="24"/>
          <w:szCs w:val="24"/>
        </w:rPr>
        <w:t>. The second boundary curve</w:t>
      </w:r>
      <w:r w:rsidR="00927487">
        <w:rPr>
          <w:iCs/>
          <w:sz w:val="24"/>
          <w:szCs w:val="24"/>
        </w:rPr>
        <w:t xml:space="preserve"> (</w:t>
      </w:r>
      <w:r w:rsidR="00927487" w:rsidRPr="00432F10">
        <w:rPr>
          <w:i/>
          <w:sz w:val="24"/>
          <w:szCs w:val="24"/>
        </w:rPr>
        <w:t xml:space="preserve">Curve </w:t>
      </w:r>
      <w:r w:rsidR="00927487">
        <w:rPr>
          <w:i/>
          <w:sz w:val="24"/>
          <w:szCs w:val="24"/>
        </w:rPr>
        <w:t>2</w:t>
      </w:r>
      <w:r w:rsidR="00927487">
        <w:rPr>
          <w:iCs/>
          <w:sz w:val="24"/>
          <w:szCs w:val="24"/>
        </w:rPr>
        <w:t>)</w:t>
      </w:r>
      <w:r w:rsidR="00A437F5" w:rsidRPr="00F965F5">
        <w:rPr>
          <w:iCs/>
          <w:sz w:val="24"/>
          <w:szCs w:val="24"/>
        </w:rPr>
        <w:t xml:space="preserve"> </w:t>
      </w:r>
      <w:r w:rsidR="00A437F5">
        <w:rPr>
          <w:iCs/>
          <w:sz w:val="24"/>
          <w:szCs w:val="24"/>
        </w:rPr>
        <w:t xml:space="preserve">follows a line between the </w:t>
      </w:r>
      <w:r w:rsidR="00BA6DD0">
        <w:rPr>
          <w:iCs/>
          <w:sz w:val="24"/>
          <w:szCs w:val="24"/>
        </w:rPr>
        <w:t xml:space="preserve">first </w:t>
      </w:r>
      <w:r w:rsidR="00A437F5">
        <w:rPr>
          <w:iCs/>
          <w:sz w:val="24"/>
          <w:szCs w:val="24"/>
        </w:rPr>
        <w:t>point</w:t>
      </w:r>
      <w:r w:rsidR="00EC61A6">
        <w:rPr>
          <w:iCs/>
          <w:sz w:val="24"/>
          <w:szCs w:val="24"/>
        </w:rPr>
        <w:t xml:space="preserve"> on the human</w:t>
      </w:r>
      <w:r w:rsidR="00A437F5" w:rsidRPr="00F965F5">
        <w:rPr>
          <w:iCs/>
          <w:sz w:val="24"/>
          <w:szCs w:val="24"/>
        </w:rPr>
        <w:t xml:space="preserve"> at the second instance in </w:t>
      </w:r>
      <w:r w:rsidR="00BA6DD0">
        <w:rPr>
          <w:iCs/>
          <w:sz w:val="24"/>
          <w:szCs w:val="24"/>
        </w:rPr>
        <w:t xml:space="preserve">time and </w:t>
      </w:r>
      <w:r w:rsidR="008D477C">
        <w:rPr>
          <w:iCs/>
          <w:sz w:val="24"/>
          <w:szCs w:val="24"/>
        </w:rPr>
        <w:t xml:space="preserve">a second </w:t>
      </w:r>
      <w:r w:rsidR="00BA6DD0">
        <w:rPr>
          <w:iCs/>
          <w:sz w:val="24"/>
          <w:szCs w:val="24"/>
        </w:rPr>
        <w:t xml:space="preserve">point </w:t>
      </w:r>
      <w:r w:rsidR="008D477C">
        <w:rPr>
          <w:iCs/>
          <w:sz w:val="24"/>
          <w:szCs w:val="24"/>
        </w:rPr>
        <w:t>on the human</w:t>
      </w:r>
      <w:r w:rsidR="00BA6DD0">
        <w:rPr>
          <w:iCs/>
          <w:sz w:val="24"/>
          <w:szCs w:val="24"/>
        </w:rPr>
        <w:t xml:space="preserve"> at the second instance in time</w:t>
      </w:r>
      <w:r w:rsidR="00A437F5" w:rsidRPr="00F965F5">
        <w:rPr>
          <w:iCs/>
          <w:sz w:val="24"/>
          <w:szCs w:val="24"/>
        </w:rPr>
        <w:t xml:space="preserve">. The third boundary curve </w:t>
      </w:r>
      <w:r w:rsidR="00EC61A6">
        <w:rPr>
          <w:iCs/>
          <w:sz w:val="24"/>
          <w:szCs w:val="24"/>
        </w:rPr>
        <w:t>(</w:t>
      </w:r>
      <w:r w:rsidR="00EC61A6" w:rsidRPr="00432F10">
        <w:rPr>
          <w:i/>
          <w:sz w:val="24"/>
          <w:szCs w:val="24"/>
        </w:rPr>
        <w:t xml:space="preserve">Curve </w:t>
      </w:r>
      <w:r w:rsidR="00EC61A6">
        <w:rPr>
          <w:i/>
          <w:sz w:val="24"/>
          <w:szCs w:val="24"/>
        </w:rPr>
        <w:t>3</w:t>
      </w:r>
      <w:r w:rsidR="00EC61A6">
        <w:rPr>
          <w:iCs/>
          <w:sz w:val="24"/>
          <w:szCs w:val="24"/>
        </w:rPr>
        <w:t>)</w:t>
      </w:r>
      <w:r w:rsidR="00EC61A6" w:rsidRPr="00F965F5">
        <w:rPr>
          <w:iCs/>
          <w:sz w:val="24"/>
          <w:szCs w:val="24"/>
        </w:rPr>
        <w:t xml:space="preserve"> </w:t>
      </w:r>
      <w:r w:rsidR="00A437F5" w:rsidRPr="00F965F5">
        <w:rPr>
          <w:iCs/>
          <w:sz w:val="24"/>
          <w:szCs w:val="24"/>
        </w:rPr>
        <w:t xml:space="preserve">follows a line between </w:t>
      </w:r>
      <w:r w:rsidR="00BA6DD0">
        <w:rPr>
          <w:iCs/>
          <w:sz w:val="24"/>
          <w:szCs w:val="24"/>
        </w:rPr>
        <w:t xml:space="preserve">the second point at the second instance in time and the same point </w:t>
      </w:r>
      <w:r w:rsidR="008D477C">
        <w:rPr>
          <w:iCs/>
          <w:sz w:val="24"/>
          <w:szCs w:val="24"/>
        </w:rPr>
        <w:t xml:space="preserve">on the human </w:t>
      </w:r>
      <w:r w:rsidR="00BA6DD0">
        <w:rPr>
          <w:iCs/>
          <w:sz w:val="24"/>
          <w:szCs w:val="24"/>
        </w:rPr>
        <w:t>at the first instance in time.</w:t>
      </w:r>
      <w:r w:rsidR="00A437F5" w:rsidRPr="00F965F5">
        <w:rPr>
          <w:iCs/>
          <w:sz w:val="24"/>
          <w:szCs w:val="24"/>
        </w:rPr>
        <w:t xml:space="preserve"> </w:t>
      </w:r>
      <w:r w:rsidR="00BA6DD0" w:rsidRPr="00F965F5">
        <w:rPr>
          <w:iCs/>
          <w:sz w:val="24"/>
          <w:szCs w:val="24"/>
        </w:rPr>
        <w:t xml:space="preserve">The </w:t>
      </w:r>
      <w:r w:rsidR="00BA6DD0">
        <w:rPr>
          <w:iCs/>
          <w:sz w:val="24"/>
          <w:szCs w:val="24"/>
        </w:rPr>
        <w:t>fourth</w:t>
      </w:r>
      <w:r w:rsidR="00BA6DD0" w:rsidRPr="00F965F5">
        <w:rPr>
          <w:iCs/>
          <w:sz w:val="24"/>
          <w:szCs w:val="24"/>
        </w:rPr>
        <w:t xml:space="preserve"> boundary curve </w:t>
      </w:r>
      <w:r w:rsidR="009200F7">
        <w:rPr>
          <w:iCs/>
          <w:sz w:val="24"/>
          <w:szCs w:val="24"/>
        </w:rPr>
        <w:t>(</w:t>
      </w:r>
      <w:r w:rsidR="009200F7" w:rsidRPr="00432F10">
        <w:rPr>
          <w:i/>
          <w:sz w:val="24"/>
          <w:szCs w:val="24"/>
        </w:rPr>
        <w:t xml:space="preserve">Curve </w:t>
      </w:r>
      <w:r w:rsidR="009200F7">
        <w:rPr>
          <w:i/>
          <w:sz w:val="24"/>
          <w:szCs w:val="24"/>
        </w:rPr>
        <w:t>4</w:t>
      </w:r>
      <w:r w:rsidR="009200F7">
        <w:rPr>
          <w:iCs/>
          <w:sz w:val="24"/>
          <w:szCs w:val="24"/>
        </w:rPr>
        <w:t>)</w:t>
      </w:r>
      <w:r w:rsidR="009200F7" w:rsidRPr="00F965F5">
        <w:rPr>
          <w:iCs/>
          <w:sz w:val="24"/>
          <w:szCs w:val="24"/>
        </w:rPr>
        <w:t xml:space="preserve"> </w:t>
      </w:r>
      <w:r w:rsidR="00BA6DD0" w:rsidRPr="00F965F5">
        <w:rPr>
          <w:iCs/>
          <w:sz w:val="24"/>
          <w:szCs w:val="24"/>
        </w:rPr>
        <w:t xml:space="preserve">follows a line between </w:t>
      </w:r>
      <w:r w:rsidR="00BA6DD0">
        <w:rPr>
          <w:iCs/>
          <w:sz w:val="24"/>
          <w:szCs w:val="24"/>
        </w:rPr>
        <w:t>the second point at the first instant in time</w:t>
      </w:r>
      <w:r w:rsidR="00BA6DD0" w:rsidRPr="00F965F5">
        <w:rPr>
          <w:iCs/>
          <w:sz w:val="24"/>
          <w:szCs w:val="24"/>
        </w:rPr>
        <w:t xml:space="preserve"> </w:t>
      </w:r>
      <w:r w:rsidR="00BA6DD0">
        <w:rPr>
          <w:iCs/>
          <w:sz w:val="24"/>
          <w:szCs w:val="24"/>
        </w:rPr>
        <w:t>and the first point at the same instance in time</w:t>
      </w:r>
      <w:r w:rsidR="00BA6DD0" w:rsidRPr="00F965F5">
        <w:rPr>
          <w:iCs/>
          <w:sz w:val="24"/>
          <w:szCs w:val="24"/>
        </w:rPr>
        <w:t>.</w:t>
      </w:r>
    </w:p>
    <w:p w14:paraId="7EC7496A" w14:textId="20C8CBF0" w:rsidR="00F5749A" w:rsidRDefault="00771E24" w:rsidP="00ED0E47">
      <w:pPr>
        <w:pStyle w:val="Text"/>
        <w:spacing w:line="360" w:lineRule="auto"/>
        <w:jc w:val="center"/>
        <w:rPr>
          <w:iCs/>
          <w:sz w:val="24"/>
          <w:szCs w:val="24"/>
        </w:rPr>
      </w:pPr>
      <w:r>
        <w:rPr>
          <w:iCs/>
          <w:noProof/>
          <w:sz w:val="24"/>
          <w:szCs w:val="24"/>
        </w:rPr>
        <mc:AlternateContent>
          <mc:Choice Requires="wpg">
            <w:drawing>
              <wp:anchor distT="0" distB="0" distL="114300" distR="114300" simplePos="0" relativeHeight="251649024" behindDoc="0" locked="0" layoutInCell="1" allowOverlap="1" wp14:anchorId="398C913C" wp14:editId="14C89ABC">
                <wp:simplePos x="0" y="0"/>
                <wp:positionH relativeFrom="column">
                  <wp:posOffset>528955</wp:posOffset>
                </wp:positionH>
                <wp:positionV relativeFrom="paragraph">
                  <wp:posOffset>99744</wp:posOffset>
                </wp:positionV>
                <wp:extent cx="2527935" cy="1184910"/>
                <wp:effectExtent l="0" t="0" r="0" b="34290"/>
                <wp:wrapNone/>
                <wp:docPr id="8" name="Group 8"/>
                <wp:cNvGraphicFramePr/>
                <a:graphic xmlns:a="http://schemas.openxmlformats.org/drawingml/2006/main">
                  <a:graphicData uri="http://schemas.microsoft.com/office/word/2010/wordprocessingGroup">
                    <wpg:wgp>
                      <wpg:cNvGrpSpPr/>
                      <wpg:grpSpPr>
                        <a:xfrm>
                          <a:off x="0" y="0"/>
                          <a:ext cx="2527935" cy="1184910"/>
                          <a:chOff x="270934" y="-160867"/>
                          <a:chExt cx="2527982" cy="1185335"/>
                        </a:xfrm>
                      </wpg:grpSpPr>
                      <wps:wsp>
                        <wps:cNvPr id="15" name="Straight Connector 15"/>
                        <wps:cNvCnPr/>
                        <wps:spPr>
                          <a:xfrm>
                            <a:off x="1214583" y="16932"/>
                            <a:ext cx="681952" cy="230716"/>
                          </a:xfrm>
                          <a:prstGeom prst="line">
                            <a:avLst/>
                          </a:prstGeom>
                          <a:ln w="38100" cap="flat" cmpd="sng" algn="ctr">
                            <a:solidFill>
                              <a:srgbClr val="00B050"/>
                            </a:solidFill>
                            <a:prstDash val="sys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6" name="Straight Connector 16"/>
                        <wps:cNvCnPr/>
                        <wps:spPr>
                          <a:xfrm>
                            <a:off x="1164672" y="852383"/>
                            <a:ext cx="524428" cy="172085"/>
                          </a:xfrm>
                          <a:prstGeom prst="line">
                            <a:avLst/>
                          </a:prstGeom>
                          <a:ln w="38100" cap="flat" cmpd="sng" algn="ctr">
                            <a:solidFill>
                              <a:srgbClr val="00B050"/>
                            </a:solidFill>
                            <a:prstDash val="sys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7" name="Text Box 17"/>
                        <wps:cNvSpPr txBox="1"/>
                        <wps:spPr>
                          <a:xfrm>
                            <a:off x="1096446" y="-160867"/>
                            <a:ext cx="1136650" cy="254000"/>
                          </a:xfrm>
                          <a:prstGeom prst="rect">
                            <a:avLst/>
                          </a:prstGeom>
                          <a:noFill/>
                          <a:ln w="6350">
                            <a:noFill/>
                          </a:ln>
                        </wps:spPr>
                        <wps:txbx>
                          <w:txbxContent>
                            <w:p w14:paraId="124A8367" w14:textId="1F5919CC" w:rsidR="0000731F" w:rsidRPr="00C509F0" w:rsidRDefault="0000731F">
                              <w:pPr>
                                <w:rPr>
                                  <w:b/>
                                  <w:bCs/>
                                  <w:iCs/>
                                </w:rPr>
                              </w:pPr>
                              <m:oMathPara>
                                <m:oMath>
                                  <m:r>
                                    <m:rPr>
                                      <m:sty m:val="b"/>
                                    </m:rPr>
                                    <w:rPr>
                                      <w:rFonts w:ascii="Cambria Math" w:hAnsi="Cambria Math"/>
                                    </w:rPr>
                                    <m:t>Curve 1</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1008121" y="615984"/>
                            <a:ext cx="1136650" cy="254000"/>
                          </a:xfrm>
                          <a:prstGeom prst="rect">
                            <a:avLst/>
                          </a:prstGeom>
                          <a:noFill/>
                          <a:ln w="6350">
                            <a:noFill/>
                          </a:ln>
                        </wps:spPr>
                        <wps:txbx>
                          <w:txbxContent>
                            <w:p w14:paraId="68119AF4" w14:textId="798AA204" w:rsidR="0000731F" w:rsidRPr="00C509F0" w:rsidRDefault="0000731F" w:rsidP="00C509F0">
                              <w:pPr>
                                <w:rPr>
                                  <w:b/>
                                  <w:bCs/>
                                  <w:iCs/>
                                </w:rPr>
                              </w:pPr>
                              <m:oMathPara>
                                <m:oMath>
                                  <m:r>
                                    <m:rPr>
                                      <m:sty m:val="b"/>
                                    </m:rPr>
                                    <w:rPr>
                                      <w:rFonts w:ascii="Cambria Math" w:hAnsi="Cambria Math"/>
                                    </w:rPr>
                                    <m:t xml:space="preserve">Curve </m:t>
                                  </m:r>
                                  <m:r>
                                    <m:rPr>
                                      <m:sty m:val="bi"/>
                                    </m:rPr>
                                    <w:rPr>
                                      <w:rFonts w:ascii="Cambria Math" w:hAnsi="Cambria Math"/>
                                    </w:rPr>
                                    <m:t>3</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1662266" y="500564"/>
                            <a:ext cx="1136650" cy="254000"/>
                          </a:xfrm>
                          <a:prstGeom prst="rect">
                            <a:avLst/>
                          </a:prstGeom>
                          <a:noFill/>
                          <a:ln w="6350">
                            <a:noFill/>
                          </a:ln>
                        </wps:spPr>
                        <wps:txbx>
                          <w:txbxContent>
                            <w:p w14:paraId="2E38A7F4" w14:textId="05F199A3" w:rsidR="0000731F" w:rsidRPr="00C509F0" w:rsidRDefault="0000731F" w:rsidP="00C509F0">
                              <w:pPr>
                                <w:rPr>
                                  <w:b/>
                                  <w:bCs/>
                                  <w:iCs/>
                                </w:rPr>
                              </w:pPr>
                              <m:oMathPara>
                                <m:oMath>
                                  <m:r>
                                    <m:rPr>
                                      <m:sty m:val="b"/>
                                    </m:rPr>
                                    <w:rPr>
                                      <w:rFonts w:ascii="Cambria Math" w:hAnsi="Cambria Math"/>
                                    </w:rPr>
                                    <m:t xml:space="preserve">Curve </m:t>
                                  </m:r>
                                  <m:r>
                                    <m:rPr>
                                      <m:sty m:val="bi"/>
                                    </m:rPr>
                                    <w:rPr>
                                      <w:rFonts w:ascii="Cambria Math" w:hAnsi="Cambria Math"/>
                                    </w:rPr>
                                    <m:t>2</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270934" y="246655"/>
                            <a:ext cx="1136650" cy="254000"/>
                          </a:xfrm>
                          <a:prstGeom prst="rect">
                            <a:avLst/>
                          </a:prstGeom>
                          <a:noFill/>
                          <a:ln w="6350">
                            <a:noFill/>
                          </a:ln>
                        </wps:spPr>
                        <wps:txbx>
                          <w:txbxContent>
                            <w:p w14:paraId="307073FF" w14:textId="1C09105C" w:rsidR="0000731F" w:rsidRPr="00C509F0" w:rsidRDefault="0000731F" w:rsidP="00C509F0">
                              <w:pPr>
                                <w:rPr>
                                  <w:b/>
                                  <w:bCs/>
                                  <w:iCs/>
                                </w:rPr>
                              </w:pPr>
                              <m:oMathPara>
                                <m:oMath>
                                  <m:r>
                                    <m:rPr>
                                      <m:sty m:val="b"/>
                                    </m:rPr>
                                    <w:rPr>
                                      <w:rFonts w:ascii="Cambria Math" w:hAnsi="Cambria Math"/>
                                    </w:rPr>
                                    <m:t xml:space="preserve">Curve </m:t>
                                  </m:r>
                                  <m:r>
                                    <m:rPr>
                                      <m:sty m:val="bi"/>
                                    </m:rPr>
                                    <w:rPr>
                                      <w:rFonts w:ascii="Cambria Math" w:hAnsi="Cambria Math"/>
                                    </w:rPr>
                                    <m:t>4</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8C913C" id="Group 8" o:spid="_x0000_s1043" style="position:absolute;left:0;text-align:left;margin-left:41.65pt;margin-top:7.85pt;width:199.05pt;height:93.3pt;z-index:251649024;mso-width-relative:margin;mso-height-relative:margin" coordorigin="2709,-1608" coordsize="25279,11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">
                <v:line id="Straight Connector 15" o:spid="_x0000_s1044" style="position:absolute;visibility:visible;mso-wrap-style:square" from="12145,169" to="18965,2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" strokecolor="#00b050" strokeweight="3pt">
                  <v:stroke dashstyle="3 1"/>
                </v:line>
                <v:line id="Straight Connector 16" o:spid="_x0000_s1045" style="position:absolute;visibility:visible;mso-wrap-style:square" from="11646,8523" to="16891,10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" strokecolor="#00b050" strokeweight="3pt">
                  <v:stroke dashstyle="3 1"/>
                </v:line>
                <v:shape id="Text Box 17" o:spid="_x0000_s1046" type="#_x0000_t202" style="position:absolute;left:10964;top:-1608;width:11366;height:2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14:paraId="124A8367" w14:textId="1F5919CC" w:rsidR="0000731F" w:rsidRPr="00C509F0" w:rsidRDefault="0000731F">
                        <w:pPr>
                          <w:rPr>
                            <w:b/>
                            <w:bCs/>
                            <w:iCs/>
                          </w:rPr>
                        </w:pPr>
                        <m:oMathPara>
                          <m:oMath>
                            <m:r>
                              <m:rPr>
                                <m:sty m:val="b"/>
                              </m:rPr>
                              <w:rPr>
                                <w:rFonts w:ascii="Cambria Math" w:hAnsi="Cambria Math"/>
                              </w:rPr>
                              <m:t>Curve 1</m:t>
                            </m:r>
                          </m:oMath>
                        </m:oMathPara>
                      </w:p>
                    </w:txbxContent>
                  </v:textbox>
                </v:shape>
                <v:shape id="Text Box 19" o:spid="_x0000_s1047" type="#_x0000_t202" style="position:absolute;left:10081;top:6159;width:11366;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68119AF4" w14:textId="798AA204" w:rsidR="0000731F" w:rsidRPr="00C509F0" w:rsidRDefault="0000731F" w:rsidP="00C509F0">
                        <w:pPr>
                          <w:rPr>
                            <w:b/>
                            <w:bCs/>
                            <w:iCs/>
                          </w:rPr>
                        </w:pPr>
                        <m:oMathPara>
                          <m:oMath>
                            <m:r>
                              <m:rPr>
                                <m:sty m:val="b"/>
                              </m:rPr>
                              <w:rPr>
                                <w:rFonts w:ascii="Cambria Math" w:hAnsi="Cambria Math"/>
                              </w:rPr>
                              <m:t xml:space="preserve">Curve </m:t>
                            </m:r>
                            <m:r>
                              <m:rPr>
                                <m:sty m:val="bi"/>
                              </m:rPr>
                              <w:rPr>
                                <w:rFonts w:ascii="Cambria Math" w:hAnsi="Cambria Math"/>
                              </w:rPr>
                              <m:t>3</m:t>
                            </m:r>
                          </m:oMath>
                        </m:oMathPara>
                      </w:p>
                    </w:txbxContent>
                  </v:textbox>
                </v:shape>
                <v:shape id="Text Box 20" o:spid="_x0000_s1048" type="#_x0000_t202" style="position:absolute;left:16622;top:5005;width:11367;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2E38A7F4" w14:textId="05F199A3" w:rsidR="0000731F" w:rsidRPr="00C509F0" w:rsidRDefault="0000731F" w:rsidP="00C509F0">
                        <w:pPr>
                          <w:rPr>
                            <w:b/>
                            <w:bCs/>
                            <w:iCs/>
                          </w:rPr>
                        </w:pPr>
                        <m:oMathPara>
                          <m:oMath>
                            <m:r>
                              <m:rPr>
                                <m:sty m:val="b"/>
                              </m:rPr>
                              <w:rPr>
                                <w:rFonts w:ascii="Cambria Math" w:hAnsi="Cambria Math"/>
                              </w:rPr>
                              <m:t xml:space="preserve">Curve </m:t>
                            </m:r>
                            <m:r>
                              <m:rPr>
                                <m:sty m:val="bi"/>
                              </m:rPr>
                              <w:rPr>
                                <w:rFonts w:ascii="Cambria Math" w:hAnsi="Cambria Math"/>
                              </w:rPr>
                              <m:t>2</m:t>
                            </m:r>
                          </m:oMath>
                        </m:oMathPara>
                      </w:p>
                    </w:txbxContent>
                  </v:textbox>
                </v:shape>
                <v:shape id="Text Box 21" o:spid="_x0000_s1049" type="#_x0000_t202" style="position:absolute;left:2709;top:2466;width:11366;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307073FF" w14:textId="1C09105C" w:rsidR="0000731F" w:rsidRPr="00C509F0" w:rsidRDefault="0000731F" w:rsidP="00C509F0">
                        <w:pPr>
                          <w:rPr>
                            <w:b/>
                            <w:bCs/>
                            <w:iCs/>
                          </w:rPr>
                        </w:pPr>
                        <m:oMathPara>
                          <m:oMath>
                            <m:r>
                              <m:rPr>
                                <m:sty m:val="b"/>
                              </m:rPr>
                              <w:rPr>
                                <w:rFonts w:ascii="Cambria Math" w:hAnsi="Cambria Math"/>
                              </w:rPr>
                              <m:t xml:space="preserve">Curve </m:t>
                            </m:r>
                            <m:r>
                              <m:rPr>
                                <m:sty m:val="bi"/>
                              </m:rPr>
                              <w:rPr>
                                <w:rFonts w:ascii="Cambria Math" w:hAnsi="Cambria Math"/>
                              </w:rPr>
                              <m:t>4</m:t>
                            </m:r>
                          </m:oMath>
                        </m:oMathPara>
                      </w:p>
                    </w:txbxContent>
                  </v:textbox>
                </v:shape>
              </v:group>
            </w:pict>
          </mc:Fallback>
        </mc:AlternateContent>
      </w:r>
      <w:r w:rsidR="00F5749A">
        <w:rPr>
          <w:iCs/>
          <w:noProof/>
          <w:sz w:val="24"/>
          <w:szCs w:val="24"/>
        </w:rPr>
        <mc:AlternateContent>
          <mc:Choice Requires="wps">
            <w:drawing>
              <wp:anchor distT="0" distB="0" distL="114300" distR="114300" simplePos="0" relativeHeight="251655168" behindDoc="0" locked="0" layoutInCell="1" allowOverlap="1" wp14:anchorId="71B1E03D" wp14:editId="6EE4DE96">
                <wp:simplePos x="0" y="0"/>
                <wp:positionH relativeFrom="column">
                  <wp:posOffset>2271102</wp:posOffset>
                </wp:positionH>
                <wp:positionV relativeFrom="paragraph">
                  <wp:posOffset>1865826</wp:posOffset>
                </wp:positionV>
                <wp:extent cx="1216660" cy="963637"/>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216660" cy="963637"/>
                        </a:xfrm>
                        <a:prstGeom prst="rect">
                          <a:avLst/>
                        </a:prstGeom>
                        <a:noFill/>
                        <a:ln w="6350">
                          <a:noFill/>
                        </a:ln>
                      </wps:spPr>
                      <wps:txbx>
                        <w:txbxContent>
                          <w:p w14:paraId="2A8E6C59" w14:textId="77777777" w:rsidR="0000731F" w:rsidRPr="00ED0E47" w:rsidRDefault="0000731F" w:rsidP="008F002E">
                            <w:pPr>
                              <w:rPr>
                                <w:rFonts w:eastAsiaTheme="minorEastAsia"/>
                              </w:rPr>
                            </w:pPr>
                            <m:oMathPara>
                              <m:oMath>
                                <m:r>
                                  <w:rPr>
                                    <w:rFonts w:ascii="Cambria Math" w:hAnsi="Cambria Math"/>
                                  </w:rPr>
                                  <m:t xml:space="preserve">Time </m:t>
                                </m:r>
                              </m:oMath>
                            </m:oMathPara>
                          </w:p>
                          <w:p w14:paraId="34DF5971" w14:textId="77777777" w:rsidR="0000731F" w:rsidRPr="00ED0E47" w:rsidRDefault="0000731F" w:rsidP="008F002E">
                            <w:pPr>
                              <w:rPr>
                                <w:rFonts w:eastAsiaTheme="minorEastAsia"/>
                              </w:rPr>
                            </w:pPr>
                            <m:oMathPara>
                              <m:oMath>
                                <m:r>
                                  <w:rPr>
                                    <w:rFonts w:ascii="Cambria Math" w:hAnsi="Cambria Math"/>
                                  </w:rPr>
                                  <m:t xml:space="preserve">Instance </m:t>
                                </m:r>
                              </m:oMath>
                            </m:oMathPara>
                          </w:p>
                          <w:p w14:paraId="777705FC" w14:textId="226C59CB" w:rsidR="0000731F" w:rsidRPr="008F002E" w:rsidRDefault="0000731F" w:rsidP="008F002E">
                            <m:oMathPara>
                              <m:oMath>
                                <m:r>
                                  <w:rPr>
                                    <w:rFonts w:ascii="Cambria Math" w:hAnsi="Cambria Math"/>
                                  </w:rPr>
                                  <m:t>2</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B1E03D" id="Text Box 33" o:spid="_x0000_s1050" type="#_x0000_t202" style="position:absolute;left:0;text-align:left;margin-left:178.85pt;margin-top:146.9pt;width:95.8pt;height:75.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" filled="f" stroked="f" strokeweight=".5pt">
                <v:textbox>
                  <w:txbxContent>
                    <w:p w14:paraId="2A8E6C59" w14:textId="77777777" w:rsidR="0000731F" w:rsidRPr="00ED0E47" w:rsidRDefault="0000731F" w:rsidP="008F002E">
                      <w:pPr>
                        <w:rPr>
                          <w:rFonts w:eastAsiaTheme="minorEastAsia"/>
                        </w:rPr>
                      </w:pPr>
                      <m:oMathPara>
                        <m:oMath>
                          <m:r>
                            <w:rPr>
                              <w:rFonts w:ascii="Cambria Math" w:hAnsi="Cambria Math"/>
                            </w:rPr>
                            <m:t xml:space="preserve">Time </m:t>
                          </m:r>
                        </m:oMath>
                      </m:oMathPara>
                    </w:p>
                    <w:p w14:paraId="34DF5971" w14:textId="77777777" w:rsidR="0000731F" w:rsidRPr="00ED0E47" w:rsidRDefault="0000731F" w:rsidP="008F002E">
                      <w:pPr>
                        <w:rPr>
                          <w:rFonts w:eastAsiaTheme="minorEastAsia"/>
                        </w:rPr>
                      </w:pPr>
                      <m:oMathPara>
                        <m:oMath>
                          <m:r>
                            <w:rPr>
                              <w:rFonts w:ascii="Cambria Math" w:hAnsi="Cambria Math"/>
                            </w:rPr>
                            <m:t xml:space="preserve">Instance </m:t>
                          </m:r>
                        </m:oMath>
                      </m:oMathPara>
                    </w:p>
                    <w:p w14:paraId="777705FC" w14:textId="226C59CB" w:rsidR="0000731F" w:rsidRPr="008F002E" w:rsidRDefault="0000731F" w:rsidP="008F002E">
                      <m:oMathPara>
                        <m:oMath>
                          <m:r>
                            <w:rPr>
                              <w:rFonts w:ascii="Cambria Math" w:hAnsi="Cambria Math"/>
                            </w:rPr>
                            <m:t>2</m:t>
                          </m:r>
                        </m:oMath>
                      </m:oMathPara>
                    </w:p>
                  </w:txbxContent>
                </v:textbox>
              </v:shape>
            </w:pict>
          </mc:Fallback>
        </mc:AlternateContent>
      </w:r>
      <w:r w:rsidR="00F5749A">
        <w:rPr>
          <w:iCs/>
          <w:noProof/>
          <w:sz w:val="24"/>
          <w:szCs w:val="24"/>
        </w:rPr>
        <mc:AlternateContent>
          <mc:Choice Requires="wps">
            <w:drawing>
              <wp:anchor distT="0" distB="0" distL="114300" distR="114300" simplePos="0" relativeHeight="251654144" behindDoc="0" locked="0" layoutInCell="1" allowOverlap="1" wp14:anchorId="356173C2" wp14:editId="5D3BFFFD">
                <wp:simplePos x="0" y="0"/>
                <wp:positionH relativeFrom="column">
                  <wp:posOffset>314814</wp:posOffset>
                </wp:positionH>
                <wp:positionV relativeFrom="paragraph">
                  <wp:posOffset>1938410</wp:posOffset>
                </wp:positionV>
                <wp:extent cx="1104265" cy="892957"/>
                <wp:effectExtent l="0" t="0" r="0" b="2540"/>
                <wp:wrapNone/>
                <wp:docPr id="30" name="Text Box 30"/>
                <wp:cNvGraphicFramePr/>
                <a:graphic xmlns:a="http://schemas.openxmlformats.org/drawingml/2006/main">
                  <a:graphicData uri="http://schemas.microsoft.com/office/word/2010/wordprocessingShape">
                    <wps:wsp>
                      <wps:cNvSpPr txBox="1"/>
                      <wps:spPr>
                        <a:xfrm>
                          <a:off x="0" y="0"/>
                          <a:ext cx="1104265" cy="892957"/>
                        </a:xfrm>
                        <a:prstGeom prst="rect">
                          <a:avLst/>
                        </a:prstGeom>
                        <a:noFill/>
                        <a:ln w="6350">
                          <a:noFill/>
                        </a:ln>
                      </wps:spPr>
                      <wps:txbx>
                        <w:txbxContent>
                          <w:p w14:paraId="4CCE49D3" w14:textId="77777777" w:rsidR="0000731F" w:rsidRPr="00ED0E47" w:rsidRDefault="0000731F" w:rsidP="008F002E">
                            <w:pPr>
                              <w:rPr>
                                <w:rFonts w:eastAsiaTheme="minorEastAsia"/>
                              </w:rPr>
                            </w:pPr>
                            <m:oMathPara>
                              <m:oMath>
                                <m:r>
                                  <w:rPr>
                                    <w:rFonts w:ascii="Cambria Math" w:hAnsi="Cambria Math"/>
                                  </w:rPr>
                                  <m:t xml:space="preserve">Time </m:t>
                                </m:r>
                              </m:oMath>
                            </m:oMathPara>
                          </w:p>
                          <w:p w14:paraId="5EFD550F" w14:textId="77777777" w:rsidR="0000731F" w:rsidRPr="00ED0E47" w:rsidRDefault="0000731F" w:rsidP="008F002E">
                            <w:pPr>
                              <w:rPr>
                                <w:rFonts w:eastAsiaTheme="minorEastAsia"/>
                              </w:rPr>
                            </w:pPr>
                            <m:oMathPara>
                              <m:oMath>
                                <m:r>
                                  <w:rPr>
                                    <w:rFonts w:ascii="Cambria Math" w:hAnsi="Cambria Math"/>
                                  </w:rPr>
                                  <m:t xml:space="preserve">Instance </m:t>
                                </m:r>
                              </m:oMath>
                            </m:oMathPara>
                          </w:p>
                          <w:p w14:paraId="3DBF1EDA" w14:textId="2B83165A" w:rsidR="0000731F" w:rsidRPr="008F002E" w:rsidRDefault="0000731F" w:rsidP="008F002E">
                            <m:oMathPara>
                              <m:oMath>
                                <m:r>
                                  <w:rPr>
                                    <w:rFonts w:ascii="Cambria Math" w:hAnsi="Cambria Math"/>
                                  </w:rPr>
                                  <m:t>1</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173C2" id="Text Box 30" o:spid="_x0000_s1051" type="#_x0000_t202" style="position:absolute;left:0;text-align:left;margin-left:24.8pt;margin-top:152.65pt;width:86.95pt;height:70.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" filled="f" stroked="f" strokeweight=".5pt">
                <v:textbox>
                  <w:txbxContent>
                    <w:p w14:paraId="4CCE49D3" w14:textId="77777777" w:rsidR="0000731F" w:rsidRPr="00ED0E47" w:rsidRDefault="0000731F" w:rsidP="008F002E">
                      <w:pPr>
                        <w:rPr>
                          <w:rFonts w:eastAsiaTheme="minorEastAsia"/>
                        </w:rPr>
                      </w:pPr>
                      <m:oMathPara>
                        <m:oMath>
                          <m:r>
                            <w:rPr>
                              <w:rFonts w:ascii="Cambria Math" w:hAnsi="Cambria Math"/>
                            </w:rPr>
                            <m:t xml:space="preserve">Time </m:t>
                          </m:r>
                        </m:oMath>
                      </m:oMathPara>
                    </w:p>
                    <w:p w14:paraId="5EFD550F" w14:textId="77777777" w:rsidR="0000731F" w:rsidRPr="00ED0E47" w:rsidRDefault="0000731F" w:rsidP="008F002E">
                      <w:pPr>
                        <w:rPr>
                          <w:rFonts w:eastAsiaTheme="minorEastAsia"/>
                        </w:rPr>
                      </w:pPr>
                      <m:oMathPara>
                        <m:oMath>
                          <m:r>
                            <w:rPr>
                              <w:rFonts w:ascii="Cambria Math" w:hAnsi="Cambria Math"/>
                            </w:rPr>
                            <m:t xml:space="preserve">Instance </m:t>
                          </m:r>
                        </m:oMath>
                      </m:oMathPara>
                    </w:p>
                    <w:p w14:paraId="3DBF1EDA" w14:textId="2B83165A" w:rsidR="0000731F" w:rsidRPr="008F002E" w:rsidRDefault="0000731F" w:rsidP="008F002E">
                      <m:oMathPara>
                        <m:oMath>
                          <m:r>
                            <w:rPr>
                              <w:rFonts w:ascii="Cambria Math" w:hAnsi="Cambria Math"/>
                            </w:rPr>
                            <m:t>1</m:t>
                          </m:r>
                        </m:oMath>
                      </m:oMathPara>
                    </w:p>
                  </w:txbxContent>
                </v:textbox>
              </v:shape>
            </w:pict>
          </mc:Fallback>
        </mc:AlternateContent>
      </w:r>
      <w:r w:rsidR="00F5749A">
        <w:rPr>
          <w:iCs/>
          <w:noProof/>
          <w:sz w:val="24"/>
          <w:szCs w:val="24"/>
        </w:rPr>
        <mc:AlternateContent>
          <mc:Choice Requires="wps">
            <w:drawing>
              <wp:anchor distT="0" distB="0" distL="114300" distR="114300" simplePos="0" relativeHeight="251652096" behindDoc="0" locked="0" layoutInCell="1" allowOverlap="1" wp14:anchorId="02556F39" wp14:editId="61D866E6">
                <wp:simplePos x="0" y="0"/>
                <wp:positionH relativeFrom="column">
                  <wp:posOffset>2151105</wp:posOffset>
                </wp:positionH>
                <wp:positionV relativeFrom="paragraph">
                  <wp:posOffset>1033799</wp:posOffset>
                </wp:positionV>
                <wp:extent cx="457200" cy="345083"/>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57200" cy="345083"/>
                        </a:xfrm>
                        <a:prstGeom prst="rect">
                          <a:avLst/>
                        </a:prstGeom>
                        <a:noFill/>
                        <a:ln w="6350">
                          <a:noFill/>
                        </a:ln>
                      </wps:spPr>
                      <wps:txbx>
                        <w:txbxContent>
                          <w:p w14:paraId="1FC46B04" w14:textId="1E77C393" w:rsidR="0000731F" w:rsidRPr="008F002E" w:rsidRDefault="0000731F" w:rsidP="008F002E">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v,u</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556F39" id="Text Box 28" o:spid="_x0000_s1052" type="#_x0000_t202" style="position:absolute;left:0;text-align:left;margin-left:169.4pt;margin-top:81.4pt;width:36pt;height:27.1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" filled="f" stroked="f" strokeweight=".5pt">
                <v:textbox>
                  <w:txbxContent>
                    <w:p w14:paraId="1FC46B04" w14:textId="1E77C393" w:rsidR="0000731F" w:rsidRPr="008F002E" w:rsidRDefault="0000731F" w:rsidP="008F002E">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v,u</m:t>
                              </m:r>
                            </m:sub>
                          </m:sSub>
                        </m:oMath>
                      </m:oMathPara>
                    </w:p>
                  </w:txbxContent>
                </v:textbox>
              </v:shape>
            </w:pict>
          </mc:Fallback>
        </mc:AlternateContent>
      </w:r>
      <w:r w:rsidR="00F5749A">
        <w:rPr>
          <w:iCs/>
          <w:noProof/>
          <w:sz w:val="24"/>
          <w:szCs w:val="24"/>
        </w:rPr>
        <mc:AlternateContent>
          <mc:Choice Requires="wps">
            <w:drawing>
              <wp:anchor distT="0" distB="0" distL="114300" distR="114300" simplePos="0" relativeHeight="251653120" behindDoc="0" locked="0" layoutInCell="1" allowOverlap="1" wp14:anchorId="003EF57B" wp14:editId="45F0652A">
                <wp:simplePos x="0" y="0"/>
                <wp:positionH relativeFrom="column">
                  <wp:posOffset>961421</wp:posOffset>
                </wp:positionH>
                <wp:positionV relativeFrom="paragraph">
                  <wp:posOffset>879524</wp:posOffset>
                </wp:positionV>
                <wp:extent cx="457200" cy="345083"/>
                <wp:effectExtent l="0" t="0" r="0" b="0"/>
                <wp:wrapNone/>
                <wp:docPr id="29" name="Text Box 29"/>
                <wp:cNvGraphicFramePr/>
                <a:graphic xmlns:a="http://schemas.openxmlformats.org/drawingml/2006/main">
                  <a:graphicData uri="http://schemas.microsoft.com/office/word/2010/wordprocessingShape">
                    <wps:wsp>
                      <wps:cNvSpPr txBox="1"/>
                      <wps:spPr>
                        <a:xfrm>
                          <a:off x="0" y="0"/>
                          <a:ext cx="457200" cy="345083"/>
                        </a:xfrm>
                        <a:prstGeom prst="rect">
                          <a:avLst/>
                        </a:prstGeom>
                        <a:noFill/>
                        <a:ln w="6350">
                          <a:noFill/>
                        </a:ln>
                      </wps:spPr>
                      <wps:txbx>
                        <w:txbxContent>
                          <w:p w14:paraId="157F4A3A" w14:textId="5A36F68D" w:rsidR="0000731F" w:rsidRPr="008F002E" w:rsidRDefault="0000731F" w:rsidP="008F002E">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v,0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3EF57B" id="Text Box 29" o:spid="_x0000_s1053" type="#_x0000_t202" style="position:absolute;left:0;text-align:left;margin-left:75.7pt;margin-top:69.25pt;width:36pt;height:27.1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" filled="f" stroked="f" strokeweight=".5pt">
                <v:textbox>
                  <w:txbxContent>
                    <w:p w14:paraId="157F4A3A" w14:textId="5A36F68D" w:rsidR="0000731F" w:rsidRPr="008F002E" w:rsidRDefault="0000731F" w:rsidP="008F002E">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v,0</m:t>
                              </m:r>
                            </m:sub>
                          </m:sSub>
                        </m:oMath>
                      </m:oMathPara>
                    </w:p>
                  </w:txbxContent>
                </v:textbox>
              </v:shape>
            </w:pict>
          </mc:Fallback>
        </mc:AlternateContent>
      </w:r>
      <w:r w:rsidR="00F5749A">
        <w:rPr>
          <w:iCs/>
          <w:noProof/>
          <w:sz w:val="24"/>
          <w:szCs w:val="24"/>
        </w:rPr>
        <mc:AlternateContent>
          <mc:Choice Requires="wps">
            <w:drawing>
              <wp:anchor distT="0" distB="0" distL="114300" distR="114300" simplePos="0" relativeHeight="251651072" behindDoc="0" locked="0" layoutInCell="1" allowOverlap="1" wp14:anchorId="438DC585" wp14:editId="3265CD68">
                <wp:simplePos x="0" y="0"/>
                <wp:positionH relativeFrom="column">
                  <wp:posOffset>2268855</wp:posOffset>
                </wp:positionH>
                <wp:positionV relativeFrom="paragraph">
                  <wp:posOffset>536135</wp:posOffset>
                </wp:positionV>
                <wp:extent cx="457200" cy="345083"/>
                <wp:effectExtent l="0" t="0" r="0" b="0"/>
                <wp:wrapNone/>
                <wp:docPr id="27" name="Text Box 27"/>
                <wp:cNvGraphicFramePr/>
                <a:graphic xmlns:a="http://schemas.openxmlformats.org/drawingml/2006/main">
                  <a:graphicData uri="http://schemas.microsoft.com/office/word/2010/wordprocessingShape">
                    <wps:wsp>
                      <wps:cNvSpPr txBox="1"/>
                      <wps:spPr>
                        <a:xfrm>
                          <a:off x="0" y="0"/>
                          <a:ext cx="457200" cy="345083"/>
                        </a:xfrm>
                        <a:prstGeom prst="rect">
                          <a:avLst/>
                        </a:prstGeom>
                        <a:noFill/>
                        <a:ln w="6350">
                          <a:noFill/>
                        </a:ln>
                      </wps:spPr>
                      <wps:txbx>
                        <w:txbxContent>
                          <w:p w14:paraId="7AF8400F" w14:textId="1C9A88B4" w:rsidR="0000731F" w:rsidRPr="008F002E" w:rsidRDefault="0000731F" w:rsidP="008F002E">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0,u</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DC585" id="Text Box 27" o:spid="_x0000_s1054" type="#_x0000_t202" style="position:absolute;left:0;text-align:left;margin-left:178.65pt;margin-top:42.2pt;width:36pt;height:27.1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" filled="f" stroked="f" strokeweight=".5pt">
                <v:textbox>
                  <w:txbxContent>
                    <w:p w14:paraId="7AF8400F" w14:textId="1C9A88B4" w:rsidR="0000731F" w:rsidRPr="008F002E" w:rsidRDefault="0000731F" w:rsidP="008F002E">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0,u</m:t>
                              </m:r>
                            </m:sub>
                          </m:sSub>
                        </m:oMath>
                      </m:oMathPara>
                    </w:p>
                  </w:txbxContent>
                </v:textbox>
              </v:shape>
            </w:pict>
          </mc:Fallback>
        </mc:AlternateContent>
      </w:r>
      <w:r w:rsidR="00F5749A">
        <w:rPr>
          <w:iCs/>
          <w:noProof/>
          <w:sz w:val="24"/>
          <w:szCs w:val="24"/>
        </w:rPr>
        <mc:AlternateContent>
          <mc:Choice Requires="wps">
            <w:drawing>
              <wp:anchor distT="0" distB="0" distL="114300" distR="114300" simplePos="0" relativeHeight="251650048" behindDoc="0" locked="0" layoutInCell="1" allowOverlap="1" wp14:anchorId="63E3A317" wp14:editId="0685DDC2">
                <wp:simplePos x="0" y="0"/>
                <wp:positionH relativeFrom="column">
                  <wp:posOffset>1003596</wp:posOffset>
                </wp:positionH>
                <wp:positionV relativeFrom="paragraph">
                  <wp:posOffset>102528</wp:posOffset>
                </wp:positionV>
                <wp:extent cx="457200" cy="345083"/>
                <wp:effectExtent l="0" t="0" r="0" b="0"/>
                <wp:wrapNone/>
                <wp:docPr id="14" name="Text Box 14"/>
                <wp:cNvGraphicFramePr/>
                <a:graphic xmlns:a="http://schemas.openxmlformats.org/drawingml/2006/main">
                  <a:graphicData uri="http://schemas.microsoft.com/office/word/2010/wordprocessingShape">
                    <wps:wsp>
                      <wps:cNvSpPr txBox="1"/>
                      <wps:spPr>
                        <a:xfrm>
                          <a:off x="0" y="0"/>
                          <a:ext cx="457200" cy="345083"/>
                        </a:xfrm>
                        <a:prstGeom prst="rect">
                          <a:avLst/>
                        </a:prstGeom>
                        <a:noFill/>
                        <a:ln w="6350">
                          <a:noFill/>
                        </a:ln>
                      </wps:spPr>
                      <wps:txbx>
                        <w:txbxContent>
                          <w:p w14:paraId="3998DAC6" w14:textId="5FE31C07" w:rsidR="0000731F" w:rsidRPr="008F002E" w:rsidRDefault="0000731F">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0,0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E3A317" id="Text Box 14" o:spid="_x0000_s1055" type="#_x0000_t202" style="position:absolute;left:0;text-align:left;margin-left:79pt;margin-top:8.05pt;width:36pt;height:27.1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" filled="f" stroked="f" strokeweight=".5pt">
                <v:textbox>
                  <w:txbxContent>
                    <w:p w14:paraId="3998DAC6" w14:textId="5FE31C07" w:rsidR="0000731F" w:rsidRPr="008F002E" w:rsidRDefault="0000731F">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0,0</m:t>
                              </m:r>
                            </m:sub>
                          </m:sSub>
                        </m:oMath>
                      </m:oMathPara>
                    </w:p>
                  </w:txbxContent>
                </v:textbox>
              </v:shape>
            </w:pict>
          </mc:Fallback>
        </mc:AlternateContent>
      </w:r>
      <w:r w:rsidR="00F5749A">
        <w:rPr>
          <w:iCs/>
          <w:noProof/>
          <w:sz w:val="24"/>
          <w:szCs w:val="24"/>
        </w:rPr>
        <w:drawing>
          <wp:inline distT="0" distB="0" distL="0" distR="0" wp14:anchorId="0BEF5BA9" wp14:editId="5899202F">
            <wp:extent cx="2426677" cy="3816004"/>
            <wp:effectExtent l="0" t="0" r="0" b="0"/>
            <wp:docPr id="34" name="Picture 3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 3L.jpg"/>
                    <pic:cNvPicPr/>
                  </pic:nvPicPr>
                  <pic:blipFill rotWithShape="1">
                    <a:blip r:embed="rId18">
                      <a:extLst>
                        <a:ext uri="{28A0092B-C50C-407E-A947-70E740481C1C}">
                          <a14:useLocalDpi xmlns:a14="http://schemas.microsoft.com/office/drawing/2010/main" val="0"/>
                        </a:ext>
                      </a:extLst>
                    </a:blip>
                    <a:srcRect l="21423" t="17201" r="45089" b="12584"/>
                    <a:stretch/>
                  </pic:blipFill>
                  <pic:spPr bwMode="auto">
                    <a:xfrm>
                      <a:off x="0" y="0"/>
                      <a:ext cx="2431781" cy="3824030"/>
                    </a:xfrm>
                    <a:prstGeom prst="rect">
                      <a:avLst/>
                    </a:prstGeom>
                    <a:ln>
                      <a:noFill/>
                    </a:ln>
                    <a:extLst>
                      <a:ext uri="{53640926-AAD7-44D8-BBD7-CCE9431645EC}">
                        <a14:shadowObscured xmlns:a14="http://schemas.microsoft.com/office/drawing/2010/main"/>
                      </a:ext>
                    </a:extLst>
                  </pic:spPr>
                </pic:pic>
              </a:graphicData>
            </a:graphic>
          </wp:inline>
        </w:drawing>
      </w:r>
      <w:r w:rsidR="00F5749A">
        <w:rPr>
          <w:iCs/>
          <w:noProof/>
          <w:sz w:val="24"/>
          <w:szCs w:val="24"/>
        </w:rPr>
        <w:drawing>
          <wp:inline distT="0" distB="0" distL="0" distR="0" wp14:anchorId="3D1DFDFE" wp14:editId="05749A92">
            <wp:extent cx="2377440" cy="3691287"/>
            <wp:effectExtent l="0" t="0" r="3810" b="4445"/>
            <wp:docPr id="35" name="Picture 3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 3R.jpg"/>
                    <pic:cNvPicPr/>
                  </pic:nvPicPr>
                  <pic:blipFill rotWithShape="1">
                    <a:blip r:embed="rId19">
                      <a:extLst>
                        <a:ext uri="{28A0092B-C50C-407E-A947-70E740481C1C}">
                          <a14:useLocalDpi xmlns:a14="http://schemas.microsoft.com/office/drawing/2010/main" val="0"/>
                        </a:ext>
                      </a:extLst>
                    </a:blip>
                    <a:srcRect l="25089" t="18777" r="43427" b="16046"/>
                    <a:stretch/>
                  </pic:blipFill>
                  <pic:spPr bwMode="auto">
                    <a:xfrm>
                      <a:off x="0" y="0"/>
                      <a:ext cx="2383494" cy="3700687"/>
                    </a:xfrm>
                    <a:prstGeom prst="rect">
                      <a:avLst/>
                    </a:prstGeom>
                    <a:ln>
                      <a:noFill/>
                    </a:ln>
                    <a:extLst>
                      <a:ext uri="{53640926-AAD7-44D8-BBD7-CCE9431645EC}">
                        <a14:shadowObscured xmlns:a14="http://schemas.microsoft.com/office/drawing/2010/main"/>
                      </a:ext>
                    </a:extLst>
                  </pic:spPr>
                </pic:pic>
              </a:graphicData>
            </a:graphic>
          </wp:inline>
        </w:drawing>
      </w:r>
    </w:p>
    <w:p w14:paraId="53372D63" w14:textId="17AED6EE" w:rsidR="00A437F5" w:rsidRDefault="00A437F5" w:rsidP="006A13E1">
      <w:pPr>
        <w:spacing w:line="360" w:lineRule="auto"/>
        <w:ind w:firstLine="202"/>
        <w:jc w:val="center"/>
        <w:rPr>
          <w:rFonts w:ascii="Times New Roman" w:hAnsi="Times New Roman" w:cs="Times New Roman"/>
          <w:iCs/>
          <w:sz w:val="24"/>
          <w:szCs w:val="24"/>
        </w:rPr>
      </w:pPr>
    </w:p>
    <w:p w14:paraId="231A631B" w14:textId="12B05A0D" w:rsidR="00C509F0" w:rsidRPr="0031330A" w:rsidRDefault="00C509F0" w:rsidP="00C509F0">
      <w:pPr>
        <w:pStyle w:val="Caption"/>
        <w:jc w:val="center"/>
        <w:rPr>
          <w:i w:val="0"/>
          <w:iCs w:val="0"/>
          <w:color w:val="auto"/>
          <w:sz w:val="24"/>
          <w:szCs w:val="24"/>
        </w:rPr>
      </w:pPr>
      <w:commentRangeStart w:id="154"/>
      <w:r w:rsidRPr="0031330A">
        <w:rPr>
          <w:b/>
          <w:bCs/>
          <w:i w:val="0"/>
          <w:iCs w:val="0"/>
          <w:color w:val="auto"/>
          <w:sz w:val="24"/>
          <w:szCs w:val="24"/>
        </w:rPr>
        <w:t xml:space="preserve">Figure </w:t>
      </w:r>
      <w:r w:rsidR="004B77F9">
        <w:rPr>
          <w:b/>
          <w:bCs/>
          <w:i w:val="0"/>
          <w:iCs w:val="0"/>
          <w:noProof/>
          <w:color w:val="auto"/>
          <w:sz w:val="24"/>
          <w:szCs w:val="24"/>
        </w:rPr>
        <w:t>3</w:t>
      </w:r>
      <w:r w:rsidRPr="0031330A">
        <w:rPr>
          <w:b/>
          <w:bCs/>
          <w:i w:val="0"/>
          <w:iCs w:val="0"/>
          <w:color w:val="auto"/>
          <w:sz w:val="24"/>
          <w:szCs w:val="24"/>
        </w:rPr>
        <w:t>.</w:t>
      </w:r>
      <w:r w:rsidRPr="0031330A">
        <w:rPr>
          <w:i w:val="0"/>
          <w:iCs w:val="0"/>
          <w:color w:val="auto"/>
          <w:sz w:val="24"/>
          <w:szCs w:val="24"/>
        </w:rPr>
        <w:t xml:space="preserve">  </w:t>
      </w:r>
      <w:r>
        <w:rPr>
          <w:i w:val="0"/>
          <w:iCs w:val="0"/>
          <w:color w:val="auto"/>
          <w:sz w:val="24"/>
          <w:szCs w:val="24"/>
        </w:rPr>
        <w:t>Definition of boundary curves and generation of a patch</w:t>
      </w:r>
      <w:commentRangeEnd w:id="154"/>
      <w:r w:rsidR="00EC61A6">
        <w:rPr>
          <w:rStyle w:val="CommentReference"/>
          <w:i w:val="0"/>
          <w:iCs w:val="0"/>
          <w:color w:val="auto"/>
          <w:kern w:val="14"/>
        </w:rPr>
        <w:commentReference w:id="154"/>
      </w:r>
    </w:p>
    <w:p w14:paraId="70C65FE5" w14:textId="69692BDE" w:rsidR="005D1D04" w:rsidRDefault="00387A56" w:rsidP="00F5002F">
      <w:pPr>
        <w:spacing w:line="360" w:lineRule="auto"/>
        <w:rPr>
          <w:rFonts w:ascii="Times New Roman" w:hAnsi="Times New Roman" w:cs="Times New Roman"/>
          <w:iCs/>
          <w:sz w:val="24"/>
          <w:szCs w:val="24"/>
        </w:rPr>
      </w:pPr>
      <w:r>
        <w:rPr>
          <w:rFonts w:ascii="Times New Roman" w:hAnsi="Times New Roman" w:cs="Times New Roman"/>
          <w:iCs/>
          <w:sz w:val="24"/>
          <w:szCs w:val="24"/>
        </w:rPr>
        <w:lastRenderedPageBreak/>
        <w:t xml:space="preserve">    </w:t>
      </w:r>
      <w:r w:rsidR="00BA6DD0">
        <w:rPr>
          <w:rFonts w:ascii="Times New Roman" w:hAnsi="Times New Roman" w:cs="Times New Roman"/>
          <w:iCs/>
          <w:sz w:val="24"/>
          <w:szCs w:val="24"/>
        </w:rPr>
        <w:t xml:space="preserve">With the corner points specified, the curves can be put into the proper </w:t>
      </w:r>
      <w:r w:rsidR="008E2032">
        <w:rPr>
          <w:rFonts w:ascii="Times New Roman" w:hAnsi="Times New Roman" w:cs="Times New Roman"/>
          <w:iCs/>
          <w:sz w:val="24"/>
          <w:szCs w:val="24"/>
        </w:rPr>
        <w:t xml:space="preserve">mathematical form </w:t>
      </w:r>
      <w:r w:rsidR="008D477C">
        <w:rPr>
          <w:rFonts w:ascii="Times New Roman" w:hAnsi="Times New Roman" w:cs="Times New Roman"/>
          <w:iCs/>
          <w:sz w:val="24"/>
          <w:szCs w:val="24"/>
        </w:rPr>
        <w:t>for application of Coons patches</w:t>
      </w:r>
      <w:r w:rsidR="00BA6DD0">
        <w:rPr>
          <w:rFonts w:ascii="Times New Roman" w:hAnsi="Times New Roman" w:cs="Times New Roman"/>
          <w:iCs/>
          <w:sz w:val="24"/>
          <w:szCs w:val="24"/>
        </w:rPr>
        <w:t xml:space="preserve">. </w:t>
      </w:r>
      <w:r w:rsidR="00A437F5">
        <w:rPr>
          <w:rFonts w:ascii="Times New Roman" w:hAnsi="Times New Roman" w:cs="Times New Roman"/>
          <w:iCs/>
          <w:sz w:val="24"/>
          <w:szCs w:val="24"/>
        </w:rPr>
        <w:t xml:space="preserve">The </w:t>
      </w:r>
      <w:r w:rsidR="008E2032">
        <w:rPr>
          <w:rFonts w:ascii="Times New Roman" w:hAnsi="Times New Roman" w:cs="Times New Roman"/>
          <w:iCs/>
          <w:sz w:val="24"/>
          <w:szCs w:val="24"/>
        </w:rPr>
        <w:t xml:space="preserve">mathematical form </w:t>
      </w:r>
      <w:r w:rsidR="00A437F5">
        <w:rPr>
          <w:rFonts w:ascii="Times New Roman" w:hAnsi="Times New Roman" w:cs="Times New Roman"/>
          <w:iCs/>
          <w:sz w:val="24"/>
          <w:szCs w:val="24"/>
        </w:rPr>
        <w:t xml:space="preserve">is shown in </w:t>
      </w:r>
      <w:ins w:id="155" w:author="WIENS,GLORIA J" w:date="2020-04-06T00:37:00Z">
        <w:r w:rsidR="00F5002F">
          <w:rPr>
            <w:rFonts w:ascii="Times New Roman" w:hAnsi="Times New Roman" w:cs="Times New Roman"/>
            <w:iCs/>
            <w:sz w:val="24"/>
            <w:szCs w:val="24"/>
          </w:rPr>
          <w:t xml:space="preserve">Eq. </w:t>
        </w:r>
      </w:ins>
      <w:r w:rsidR="00A437F5">
        <w:rPr>
          <w:rFonts w:ascii="Times New Roman" w:hAnsi="Times New Roman" w:cs="Times New Roman"/>
          <w:iCs/>
          <w:sz w:val="24"/>
          <w:szCs w:val="24"/>
        </w:rPr>
        <w:t>(2), where</w:t>
      </w:r>
      <w:r w:rsidR="00A437F5" w:rsidRPr="00F965F5">
        <w:rPr>
          <w:rFonts w:ascii="Times New Roman" w:hAnsi="Times New Roman" w:cs="Times New Roman"/>
          <w:iCs/>
          <w:sz w:val="24"/>
          <w:szCs w:val="24"/>
        </w:rPr>
        <w:t xml:space="preserve">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0,0</m:t>
            </m:r>
          </m:sub>
        </m:sSub>
      </m:oMath>
      <w:r w:rsidR="00A437F5" w:rsidRPr="00F965F5">
        <w:rPr>
          <w:rFonts w:ascii="Times New Roman" w:hAnsi="Times New Roman" w:cs="Times New Roman"/>
          <w:iCs/>
          <w:sz w:val="24"/>
          <w:szCs w:val="24"/>
        </w:rPr>
        <w:t xml:space="preserve"> to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0,u</m:t>
            </m:r>
          </m:sub>
        </m:sSub>
      </m:oMath>
      <w:r w:rsidR="00A437F5" w:rsidRPr="00F965F5">
        <w:rPr>
          <w:rFonts w:ascii="Times New Roman" w:hAnsi="Times New Roman" w:cs="Times New Roman"/>
          <w:iCs/>
          <w:sz w:val="24"/>
          <w:szCs w:val="24"/>
        </w:rPr>
        <w:t xml:space="preserve"> represents </w:t>
      </w:r>
      <w:r w:rsidR="008D477C">
        <w:rPr>
          <w:rFonts w:ascii="Times New Roman" w:hAnsi="Times New Roman" w:cs="Times New Roman"/>
          <w:iCs/>
          <w:sz w:val="24"/>
          <w:szCs w:val="24"/>
        </w:rPr>
        <w:t xml:space="preserve">discrete values along </w:t>
      </w:r>
      <w:r w:rsidR="00BD1743">
        <w:rPr>
          <w:rFonts w:ascii="Times New Roman" w:hAnsi="Times New Roman" w:cs="Times New Roman"/>
          <w:iCs/>
          <w:sz w:val="24"/>
          <w:szCs w:val="24"/>
        </w:rPr>
        <w:t>C</w:t>
      </w:r>
      <w:r w:rsidR="00BD1743" w:rsidRPr="00F965F5">
        <w:rPr>
          <w:rFonts w:ascii="Times New Roman" w:hAnsi="Times New Roman" w:cs="Times New Roman"/>
          <w:iCs/>
          <w:sz w:val="24"/>
          <w:szCs w:val="24"/>
        </w:rPr>
        <w:t xml:space="preserve">urve </w:t>
      </w:r>
      <w:r w:rsidR="00BD1743">
        <w:rPr>
          <w:rFonts w:ascii="Times New Roman" w:hAnsi="Times New Roman" w:cs="Times New Roman"/>
          <w:iCs/>
          <w:sz w:val="24"/>
          <w:szCs w:val="24"/>
        </w:rPr>
        <w:t>1;</w:t>
      </w:r>
      <w:r w:rsidR="00BD1743" w:rsidRPr="00F965F5">
        <w:rPr>
          <w:rFonts w:ascii="Times New Roman" w:hAnsi="Times New Roman" w:cs="Times New Roman"/>
          <w:iCs/>
          <w:sz w:val="24"/>
          <w:szCs w:val="24"/>
        </w:rPr>
        <w:t xml:space="preserve">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0,u</m:t>
            </m:r>
          </m:sub>
        </m:sSub>
      </m:oMath>
      <w:r w:rsidR="00A437F5" w:rsidRPr="00F965F5">
        <w:rPr>
          <w:rFonts w:ascii="Times New Roman" w:hAnsi="Times New Roman" w:cs="Times New Roman"/>
          <w:iCs/>
          <w:sz w:val="24"/>
          <w:szCs w:val="24"/>
        </w:rPr>
        <w:t xml:space="preserve"> to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v,u</m:t>
            </m:r>
          </m:sub>
        </m:sSub>
      </m:oMath>
      <w:r w:rsidR="00A437F5" w:rsidRPr="00F965F5">
        <w:rPr>
          <w:rFonts w:ascii="Times New Roman" w:hAnsi="Times New Roman" w:cs="Times New Roman"/>
          <w:iCs/>
          <w:sz w:val="24"/>
          <w:szCs w:val="24"/>
        </w:rPr>
        <w:t xml:space="preserve"> represents </w:t>
      </w:r>
      <w:r w:rsidR="00BD1743">
        <w:rPr>
          <w:rFonts w:ascii="Times New Roman" w:hAnsi="Times New Roman" w:cs="Times New Roman"/>
          <w:iCs/>
          <w:sz w:val="24"/>
          <w:szCs w:val="24"/>
        </w:rPr>
        <w:t>C</w:t>
      </w:r>
      <w:r w:rsidR="00BD1743" w:rsidRPr="00F965F5">
        <w:rPr>
          <w:rFonts w:ascii="Times New Roman" w:hAnsi="Times New Roman" w:cs="Times New Roman"/>
          <w:iCs/>
          <w:sz w:val="24"/>
          <w:szCs w:val="24"/>
        </w:rPr>
        <w:t xml:space="preserve">urve </w:t>
      </w:r>
      <w:r w:rsidR="00BD1743">
        <w:rPr>
          <w:rFonts w:ascii="Times New Roman" w:hAnsi="Times New Roman" w:cs="Times New Roman"/>
          <w:iCs/>
          <w:sz w:val="24"/>
          <w:szCs w:val="24"/>
        </w:rPr>
        <w:t>2</w:t>
      </w:r>
      <w:r w:rsidR="00BA53B1">
        <w:rPr>
          <w:rFonts w:ascii="Times New Roman" w:hAnsi="Times New Roman" w:cs="Times New Roman"/>
          <w:iCs/>
          <w:sz w:val="24"/>
          <w:szCs w:val="24"/>
        </w:rPr>
        <w:t>;</w:t>
      </w:r>
      <w:r w:rsidR="00BA53B1" w:rsidRPr="00F965F5">
        <w:rPr>
          <w:rFonts w:ascii="Times New Roman" w:hAnsi="Times New Roman" w:cs="Times New Roman"/>
          <w:iCs/>
          <w:sz w:val="24"/>
          <w:szCs w:val="24"/>
        </w:rPr>
        <w:t xml:space="preserve">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v,u</m:t>
            </m:r>
          </m:sub>
        </m:sSub>
      </m:oMath>
      <w:r w:rsidR="00A437F5" w:rsidRPr="00F965F5">
        <w:rPr>
          <w:rFonts w:ascii="Times New Roman" w:hAnsi="Times New Roman" w:cs="Times New Roman"/>
          <w:iCs/>
          <w:sz w:val="24"/>
          <w:szCs w:val="24"/>
        </w:rPr>
        <w:t xml:space="preserve"> to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v,0</m:t>
            </m:r>
          </m:sub>
        </m:sSub>
      </m:oMath>
      <w:r w:rsidR="00A437F5" w:rsidRPr="00F965F5">
        <w:rPr>
          <w:rFonts w:ascii="Times New Roman" w:hAnsi="Times New Roman" w:cs="Times New Roman"/>
          <w:iCs/>
          <w:sz w:val="24"/>
          <w:szCs w:val="24"/>
        </w:rPr>
        <w:t xml:space="preserve"> represents </w:t>
      </w:r>
      <w:r w:rsidR="00BA53B1">
        <w:rPr>
          <w:rFonts w:ascii="Times New Roman" w:hAnsi="Times New Roman" w:cs="Times New Roman"/>
          <w:iCs/>
          <w:sz w:val="24"/>
          <w:szCs w:val="24"/>
        </w:rPr>
        <w:t>C</w:t>
      </w:r>
      <w:r w:rsidR="00BA53B1" w:rsidRPr="00F965F5">
        <w:rPr>
          <w:rFonts w:ascii="Times New Roman" w:hAnsi="Times New Roman" w:cs="Times New Roman"/>
          <w:iCs/>
          <w:sz w:val="24"/>
          <w:szCs w:val="24"/>
        </w:rPr>
        <w:t xml:space="preserve">urve </w:t>
      </w:r>
      <w:r w:rsidR="00BA53B1">
        <w:rPr>
          <w:rFonts w:ascii="Times New Roman" w:hAnsi="Times New Roman" w:cs="Times New Roman"/>
          <w:iCs/>
          <w:sz w:val="24"/>
          <w:szCs w:val="24"/>
        </w:rPr>
        <w:t>3</w:t>
      </w:r>
      <w:r w:rsidR="002D7B5A">
        <w:rPr>
          <w:rFonts w:ascii="Times New Roman" w:hAnsi="Times New Roman" w:cs="Times New Roman"/>
          <w:iCs/>
          <w:sz w:val="24"/>
          <w:szCs w:val="24"/>
        </w:rPr>
        <w:t>;</w:t>
      </w:r>
      <w:r w:rsidR="002D7B5A" w:rsidRPr="00F965F5">
        <w:rPr>
          <w:rFonts w:ascii="Times New Roman" w:hAnsi="Times New Roman" w:cs="Times New Roman"/>
          <w:iCs/>
          <w:sz w:val="24"/>
          <w:szCs w:val="24"/>
        </w:rPr>
        <w:t xml:space="preserve"> </w:t>
      </w:r>
      <w:r w:rsidR="00A437F5" w:rsidRPr="00F965F5">
        <w:rPr>
          <w:rFonts w:ascii="Times New Roman" w:hAnsi="Times New Roman" w:cs="Times New Roman"/>
          <w:iCs/>
          <w:sz w:val="24"/>
          <w:szCs w:val="24"/>
        </w:rPr>
        <w:t xml:space="preserve">and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v,0</m:t>
            </m:r>
          </m:sub>
        </m:sSub>
      </m:oMath>
      <w:r w:rsidR="00A437F5" w:rsidRPr="00F965F5">
        <w:rPr>
          <w:rFonts w:ascii="Times New Roman" w:hAnsi="Times New Roman" w:cs="Times New Roman"/>
          <w:iCs/>
          <w:sz w:val="24"/>
          <w:szCs w:val="24"/>
        </w:rPr>
        <w:t xml:space="preserve"> to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0,0</m:t>
            </m:r>
          </m:sub>
        </m:sSub>
      </m:oMath>
      <w:r w:rsidR="00A437F5" w:rsidRPr="00F965F5">
        <w:rPr>
          <w:rFonts w:ascii="Times New Roman" w:hAnsi="Times New Roman" w:cs="Times New Roman"/>
          <w:iCs/>
          <w:sz w:val="24"/>
          <w:szCs w:val="24"/>
        </w:rPr>
        <w:t xml:space="preserve"> represents </w:t>
      </w:r>
      <w:r w:rsidR="00543046">
        <w:rPr>
          <w:rFonts w:ascii="Times New Roman" w:hAnsi="Times New Roman" w:cs="Times New Roman"/>
          <w:iCs/>
          <w:sz w:val="24"/>
          <w:szCs w:val="24"/>
        </w:rPr>
        <w:t>C</w:t>
      </w:r>
      <w:r w:rsidR="00543046" w:rsidRPr="00F965F5">
        <w:rPr>
          <w:rFonts w:ascii="Times New Roman" w:hAnsi="Times New Roman" w:cs="Times New Roman"/>
          <w:iCs/>
          <w:sz w:val="24"/>
          <w:szCs w:val="24"/>
        </w:rPr>
        <w:t xml:space="preserve">urve </w:t>
      </w:r>
      <w:r w:rsidR="00543046">
        <w:rPr>
          <w:rFonts w:ascii="Times New Roman" w:hAnsi="Times New Roman" w:cs="Times New Roman"/>
          <w:iCs/>
          <w:sz w:val="24"/>
          <w:szCs w:val="24"/>
        </w:rPr>
        <w:t>4</w:t>
      </w:r>
      <w:r w:rsidR="00A437F5" w:rsidRPr="00F965F5">
        <w:rPr>
          <w:rFonts w:ascii="Times New Roman" w:hAnsi="Times New Roman" w:cs="Times New Roman"/>
          <w:iCs/>
          <w:sz w:val="24"/>
          <w:szCs w:val="24"/>
        </w:rPr>
        <w:t>.</w:t>
      </w:r>
      <w:r w:rsidR="00A437F5">
        <w:rPr>
          <w:rFonts w:ascii="Times New Roman" w:hAnsi="Times New Roman" w:cs="Times New Roman"/>
          <w:iCs/>
          <w:sz w:val="24"/>
          <w:szCs w:val="24"/>
        </w:rPr>
        <w:t xml:space="preserve"> The variables </w:t>
      </w:r>
      <w:r w:rsidR="00BA6DD0">
        <w:rPr>
          <w:rFonts w:ascii="Times New Roman" w:hAnsi="Times New Roman" w:cs="Times New Roman"/>
          <w:i/>
          <w:sz w:val="24"/>
          <w:szCs w:val="24"/>
        </w:rPr>
        <w:t>v</w:t>
      </w:r>
      <w:r w:rsidR="00A437F5">
        <w:rPr>
          <w:rFonts w:ascii="Times New Roman" w:hAnsi="Times New Roman" w:cs="Times New Roman"/>
          <w:i/>
          <w:sz w:val="24"/>
          <w:szCs w:val="24"/>
        </w:rPr>
        <w:t xml:space="preserve"> </w:t>
      </w:r>
      <w:r w:rsidR="00A437F5">
        <w:rPr>
          <w:rFonts w:ascii="Times New Roman" w:hAnsi="Times New Roman" w:cs="Times New Roman"/>
          <w:iCs/>
          <w:sz w:val="24"/>
          <w:szCs w:val="24"/>
        </w:rPr>
        <w:t xml:space="preserve">and </w:t>
      </w:r>
      <w:r w:rsidR="00BA6DD0">
        <w:rPr>
          <w:rFonts w:ascii="Times New Roman" w:hAnsi="Times New Roman" w:cs="Times New Roman"/>
          <w:i/>
          <w:sz w:val="24"/>
          <w:szCs w:val="24"/>
        </w:rPr>
        <w:t>u</w:t>
      </w:r>
      <w:r w:rsidR="00A437F5">
        <w:rPr>
          <w:rFonts w:ascii="Times New Roman" w:hAnsi="Times New Roman" w:cs="Times New Roman"/>
          <w:i/>
          <w:sz w:val="24"/>
          <w:szCs w:val="24"/>
        </w:rPr>
        <w:t xml:space="preserve"> </w:t>
      </w:r>
      <w:r w:rsidR="00A437F5">
        <w:rPr>
          <w:rFonts w:ascii="Times New Roman" w:hAnsi="Times New Roman" w:cs="Times New Roman"/>
          <w:iCs/>
          <w:sz w:val="24"/>
          <w:szCs w:val="24"/>
        </w:rPr>
        <w:t xml:space="preserve">define the </w:t>
      </w:r>
      <w:r w:rsidR="00BA6DD0">
        <w:rPr>
          <w:rFonts w:ascii="Times New Roman" w:hAnsi="Times New Roman" w:cs="Times New Roman"/>
          <w:iCs/>
          <w:sz w:val="24"/>
          <w:szCs w:val="24"/>
        </w:rPr>
        <w:t xml:space="preserve">horizontal and vertical components of the </w:t>
      </w:r>
      <w:r w:rsidR="00A437F5">
        <w:rPr>
          <w:rFonts w:ascii="Times New Roman" w:hAnsi="Times New Roman" w:cs="Times New Roman"/>
          <w:iCs/>
          <w:sz w:val="24"/>
          <w:szCs w:val="24"/>
        </w:rPr>
        <w:t xml:space="preserve">mesh of the Coons patch. Higher values of </w:t>
      </w:r>
      <w:r w:rsidR="00A437F5" w:rsidRPr="00A437F5">
        <w:rPr>
          <w:rFonts w:ascii="Times New Roman" w:hAnsi="Times New Roman" w:cs="Times New Roman"/>
          <w:i/>
          <w:sz w:val="24"/>
          <w:szCs w:val="24"/>
        </w:rPr>
        <w:t>v</w:t>
      </w:r>
      <w:r w:rsidR="00A437F5">
        <w:rPr>
          <w:rFonts w:ascii="Times New Roman" w:hAnsi="Times New Roman" w:cs="Times New Roman"/>
          <w:i/>
          <w:sz w:val="24"/>
          <w:szCs w:val="24"/>
        </w:rPr>
        <w:t xml:space="preserve"> </w:t>
      </w:r>
      <w:r w:rsidR="00A437F5">
        <w:rPr>
          <w:rFonts w:ascii="Times New Roman" w:hAnsi="Times New Roman" w:cs="Times New Roman"/>
          <w:iCs/>
          <w:sz w:val="24"/>
          <w:szCs w:val="24"/>
        </w:rPr>
        <w:t xml:space="preserve">and </w:t>
      </w:r>
      <w:r w:rsidR="00BA6DD0">
        <w:rPr>
          <w:rFonts w:ascii="Times New Roman" w:hAnsi="Times New Roman" w:cs="Times New Roman"/>
          <w:i/>
          <w:sz w:val="24"/>
          <w:szCs w:val="24"/>
        </w:rPr>
        <w:t>u</w:t>
      </w:r>
      <w:r w:rsidR="00A437F5">
        <w:rPr>
          <w:rFonts w:ascii="Times New Roman" w:hAnsi="Times New Roman" w:cs="Times New Roman"/>
          <w:i/>
          <w:sz w:val="24"/>
          <w:szCs w:val="24"/>
        </w:rPr>
        <w:t xml:space="preserve"> </w:t>
      </w:r>
      <w:r w:rsidR="00A437F5">
        <w:rPr>
          <w:rFonts w:ascii="Times New Roman" w:hAnsi="Times New Roman" w:cs="Times New Roman"/>
          <w:iCs/>
          <w:sz w:val="24"/>
          <w:szCs w:val="24"/>
        </w:rPr>
        <w:t xml:space="preserve">result in more densely packed Coons patches. Finer mesh sizes will lead </w:t>
      </w:r>
      <w:r w:rsidR="008D477C">
        <w:rPr>
          <w:rFonts w:ascii="Times New Roman" w:hAnsi="Times New Roman" w:cs="Times New Roman"/>
          <w:iCs/>
          <w:sz w:val="24"/>
          <w:szCs w:val="24"/>
        </w:rPr>
        <w:t xml:space="preserve">a more densely defined </w:t>
      </w:r>
      <w:r w:rsidR="00A437F5">
        <w:rPr>
          <w:rFonts w:ascii="Times New Roman" w:hAnsi="Times New Roman" w:cs="Times New Roman"/>
          <w:iCs/>
          <w:sz w:val="24"/>
          <w:szCs w:val="24"/>
        </w:rPr>
        <w:t>surface, and better collision detection, but will increase computational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D1D04" w14:paraId="38F91439" w14:textId="77777777" w:rsidTr="005D1D04">
        <w:tc>
          <w:tcPr>
            <w:tcW w:w="3116" w:type="dxa"/>
          </w:tcPr>
          <w:p w14:paraId="0B03B248" w14:textId="77777777" w:rsidR="005D1D04" w:rsidRDefault="005D1D04" w:rsidP="00A437F5">
            <w:pPr>
              <w:spacing w:line="360" w:lineRule="auto"/>
              <w:rPr>
                <w:iCs/>
                <w:sz w:val="24"/>
                <w:szCs w:val="24"/>
              </w:rPr>
            </w:pPr>
          </w:p>
        </w:tc>
        <w:tc>
          <w:tcPr>
            <w:tcW w:w="3117" w:type="dxa"/>
          </w:tcPr>
          <w:p w14:paraId="27DB1FFE" w14:textId="5425F1BA" w:rsidR="005D1D04" w:rsidRDefault="005D1D04" w:rsidP="00A437F5">
            <w:pPr>
              <w:spacing w:line="360" w:lineRule="auto"/>
              <w:rPr>
                <w:iCs/>
                <w:sz w:val="24"/>
                <w:szCs w:val="24"/>
              </w:rPr>
            </w:pPr>
            <m:oMathPara>
              <m:oMath>
                <m:r>
                  <w:rPr>
                    <w:rFonts w:ascii="Cambria Math" w:hAnsi="Cambria Math"/>
                    <w:sz w:val="24"/>
                    <w:szCs w:val="24"/>
                  </w:rPr>
                  <m:t>[</m:t>
                </m:r>
                <m:r>
                  <m:rPr>
                    <m:sty m:val="bi"/>
                  </m:rPr>
                  <w:rPr>
                    <w:rFonts w:ascii="Cambria Math" w:hAnsi="Cambria Math"/>
                    <w:sz w:val="24"/>
                    <w:szCs w:val="24"/>
                  </w:rPr>
                  <m:t>b</m:t>
                </m:r>
                <m:r>
                  <w:rPr>
                    <w:rFonts w:ascii="Cambria Math" w:hAnsi="Cambria Math"/>
                    <w:sz w:val="24"/>
                    <w:szCs w:val="24"/>
                  </w:rPr>
                  <m:t>]=</m:t>
                </m:r>
                <m:d>
                  <m:dPr>
                    <m:begChr m:val="["/>
                    <m:endChr m:val="]"/>
                    <m:ctrlPr>
                      <w:rPr>
                        <w:rFonts w:ascii="Cambria Math" w:hAnsi="Cambria Math"/>
                        <w:i/>
                        <w:iCs/>
                        <w:sz w:val="24"/>
                        <w:szCs w:val="24"/>
                      </w:rPr>
                    </m:ctrlPr>
                  </m:dPr>
                  <m:e>
                    <m:m>
                      <m:mPr>
                        <m:mcs>
                          <m:mc>
                            <m:mcPr>
                              <m:count m:val="3"/>
                              <m:mcJc m:val="center"/>
                            </m:mcPr>
                          </m:mc>
                        </m:mcs>
                        <m:ctrlPr>
                          <w:rPr>
                            <w:rFonts w:ascii="Cambria Math" w:hAnsi="Cambria Math"/>
                            <w:i/>
                            <w:iCs/>
                            <w:sz w:val="24"/>
                            <w:szCs w:val="24"/>
                          </w:rPr>
                        </m:ctrlPr>
                      </m:mPr>
                      <m:mr>
                        <m:e>
                          <m:sSub>
                            <m:sSubPr>
                              <m:ctrlPr>
                                <w:rPr>
                                  <w:rFonts w:ascii="Cambria Math" w:hAnsi="Cambria Math"/>
                                  <w:i/>
                                  <w:iCs/>
                                </w:rPr>
                              </m:ctrlPr>
                            </m:sSubPr>
                            <m:e>
                              <m:r>
                                <m:rPr>
                                  <m:sty m:val="bi"/>
                                </m:rPr>
                                <w:rPr>
                                  <w:rFonts w:ascii="Cambria Math" w:hAnsi="Cambria Math"/>
                                </w:rPr>
                                <m:t>b</m:t>
                              </m:r>
                            </m:e>
                            <m:sub>
                              <m:r>
                                <w:rPr>
                                  <w:rFonts w:ascii="Cambria Math" w:hAnsi="Cambria Math"/>
                                </w:rPr>
                                <m:t>0,0</m:t>
                              </m:r>
                            </m:sub>
                          </m:sSub>
                        </m:e>
                        <m:e>
                          <m:r>
                            <w:rPr>
                              <w:rFonts w:ascii="Cambria Math" w:hAnsi="Cambria Math"/>
                              <w:sz w:val="24"/>
                              <w:szCs w:val="24"/>
                            </w:rPr>
                            <m:t>⋯</m:t>
                          </m:r>
                        </m:e>
                        <m:e>
                          <m:sSub>
                            <m:sSubPr>
                              <m:ctrlPr>
                                <w:rPr>
                                  <w:rFonts w:ascii="Cambria Math" w:hAnsi="Cambria Math"/>
                                  <w:i/>
                                  <w:iCs/>
                                </w:rPr>
                              </m:ctrlPr>
                            </m:sSubPr>
                            <m:e>
                              <m:r>
                                <m:rPr>
                                  <m:sty m:val="bi"/>
                                </m:rPr>
                                <w:rPr>
                                  <w:rFonts w:ascii="Cambria Math" w:hAnsi="Cambria Math"/>
                                </w:rPr>
                                <m:t>b</m:t>
                              </m:r>
                            </m:e>
                            <m:sub>
                              <m:r>
                                <w:rPr>
                                  <w:rFonts w:ascii="Cambria Math" w:hAnsi="Cambria Math"/>
                                </w:rPr>
                                <m:t>0,u</m:t>
                              </m:r>
                            </m:sub>
                          </m:sSub>
                        </m:e>
                      </m:mr>
                      <m:mr>
                        <m:e>
                          <m:r>
                            <w:rPr>
                              <w:rFonts w:ascii="Cambria Math" w:hAnsi="Cambria Math"/>
                              <w:sz w:val="24"/>
                              <w:szCs w:val="24"/>
                            </w:rPr>
                            <m:t>⋮</m:t>
                          </m:r>
                        </m:e>
                        <m:e>
                          <m:r>
                            <w:rPr>
                              <w:rFonts w:ascii="Cambria Math" w:hAnsi="Cambria Math"/>
                              <w:sz w:val="24"/>
                              <w:szCs w:val="24"/>
                            </w:rPr>
                            <m:t>⋱</m:t>
                          </m:r>
                        </m:e>
                        <m:e>
                          <m:r>
                            <w:rPr>
                              <w:rFonts w:ascii="Cambria Math" w:hAnsi="Cambria Math"/>
                              <w:sz w:val="24"/>
                              <w:szCs w:val="24"/>
                            </w:rPr>
                            <m:t>⋮</m:t>
                          </m:r>
                        </m:e>
                      </m:mr>
                      <m:mr>
                        <m:e>
                          <m:sSub>
                            <m:sSubPr>
                              <m:ctrlPr>
                                <w:rPr>
                                  <w:rFonts w:ascii="Cambria Math" w:hAnsi="Cambria Math"/>
                                  <w:i/>
                                  <w:iCs/>
                                </w:rPr>
                              </m:ctrlPr>
                            </m:sSubPr>
                            <m:e>
                              <m:r>
                                <m:rPr>
                                  <m:sty m:val="bi"/>
                                </m:rPr>
                                <w:rPr>
                                  <w:rFonts w:ascii="Cambria Math" w:hAnsi="Cambria Math"/>
                                </w:rPr>
                                <m:t>b</m:t>
                              </m:r>
                            </m:e>
                            <m:sub>
                              <m:r>
                                <m:rPr>
                                  <m:sty m:val="bi"/>
                                </m:rPr>
                                <w:rPr>
                                  <w:rFonts w:ascii="Cambria Math" w:hAnsi="Cambria Math"/>
                                </w:rPr>
                                <m:t>v</m:t>
                              </m:r>
                              <m:r>
                                <w:rPr>
                                  <w:rFonts w:ascii="Cambria Math" w:hAnsi="Cambria Math"/>
                                </w:rPr>
                                <m:t>,0</m:t>
                              </m:r>
                            </m:sub>
                          </m:sSub>
                        </m:e>
                        <m:e>
                          <m:r>
                            <w:rPr>
                              <w:rFonts w:ascii="Cambria Math" w:hAnsi="Cambria Math"/>
                              <w:sz w:val="24"/>
                              <w:szCs w:val="24"/>
                            </w:rPr>
                            <m:t>⋯</m:t>
                          </m:r>
                        </m:e>
                        <m:e>
                          <m:sSub>
                            <m:sSubPr>
                              <m:ctrlPr>
                                <w:rPr>
                                  <w:rFonts w:ascii="Cambria Math" w:hAnsi="Cambria Math"/>
                                  <w:i/>
                                  <w:iCs/>
                                </w:rPr>
                              </m:ctrlPr>
                            </m:sSubPr>
                            <m:e>
                              <m:r>
                                <m:rPr>
                                  <m:sty m:val="bi"/>
                                </m:rPr>
                                <w:rPr>
                                  <w:rFonts w:ascii="Cambria Math" w:hAnsi="Cambria Math"/>
                                </w:rPr>
                                <m:t>b</m:t>
                              </m:r>
                            </m:e>
                            <m:sub>
                              <m:r>
                                <m:rPr>
                                  <m:sty m:val="bi"/>
                                </m:rPr>
                                <w:rPr>
                                  <w:rFonts w:ascii="Cambria Math" w:hAnsi="Cambria Math"/>
                                </w:rPr>
                                <m:t>v</m:t>
                              </m:r>
                              <m:r>
                                <w:rPr>
                                  <w:rFonts w:ascii="Cambria Math" w:hAnsi="Cambria Math"/>
                                </w:rPr>
                                <m:t>,u</m:t>
                              </m:r>
                            </m:sub>
                          </m:sSub>
                        </m:e>
                      </m:mr>
                    </m:m>
                  </m:e>
                </m:d>
              </m:oMath>
            </m:oMathPara>
          </w:p>
        </w:tc>
        <w:tc>
          <w:tcPr>
            <w:tcW w:w="3117" w:type="dxa"/>
            <w:vAlign w:val="center"/>
          </w:tcPr>
          <w:p w14:paraId="1C6710B8" w14:textId="5B0BCEA5" w:rsidR="005D1D04" w:rsidRDefault="005D1D04" w:rsidP="005D1D04">
            <w:pPr>
              <w:spacing w:line="360" w:lineRule="auto"/>
              <w:jc w:val="right"/>
              <w:rPr>
                <w:iCs/>
                <w:sz w:val="24"/>
                <w:szCs w:val="24"/>
              </w:rPr>
            </w:pPr>
            <w:r>
              <w:rPr>
                <w:iCs/>
                <w:sz w:val="24"/>
                <w:szCs w:val="24"/>
              </w:rPr>
              <w:t>(2)</w:t>
            </w:r>
          </w:p>
        </w:tc>
      </w:tr>
    </w:tbl>
    <w:p w14:paraId="5DDAAA9D" w14:textId="77777777" w:rsidR="005D1D04" w:rsidRDefault="005D1D04" w:rsidP="00F5002F">
      <w:pPr>
        <w:spacing w:line="360" w:lineRule="auto"/>
        <w:rPr>
          <w:rFonts w:ascii="Times New Roman" w:hAnsi="Times New Roman" w:cs="Times New Roman"/>
          <w:iCs/>
          <w:sz w:val="24"/>
          <w:szCs w:val="24"/>
        </w:rPr>
      </w:pPr>
    </w:p>
    <w:p w14:paraId="7A8E6DE6" w14:textId="6DB5CC5C" w:rsidR="00FC4B13" w:rsidRDefault="00B24B03" w:rsidP="00B24B03">
      <w:pPr>
        <w:keepNext/>
        <w:spacing w:after="0" w:line="360" w:lineRule="auto"/>
        <w:ind w:firstLine="202"/>
        <w:rPr>
          <w:rFonts w:ascii="Times New Roman" w:hAnsi="Times New Roman" w:cs="Times New Roman"/>
          <w:iCs/>
          <w:sz w:val="24"/>
          <w:szCs w:val="24"/>
        </w:rPr>
      </w:pPr>
      <w:r>
        <w:rPr>
          <w:rFonts w:ascii="Times New Roman" w:hAnsi="Times New Roman" w:cs="Times New Roman"/>
          <w:iCs/>
          <w:sz w:val="24"/>
          <w:szCs w:val="24"/>
        </w:rPr>
        <w:t xml:space="preserve">Through careful selection of </w:t>
      </w:r>
      <w:r>
        <w:rPr>
          <w:rFonts w:ascii="Times New Roman" w:hAnsi="Times New Roman" w:cs="Times New Roman"/>
          <w:i/>
          <w:sz w:val="24"/>
          <w:szCs w:val="24"/>
        </w:rPr>
        <w:t>v</w:t>
      </w:r>
      <w:r>
        <w:rPr>
          <w:rFonts w:ascii="Times New Roman" w:hAnsi="Times New Roman" w:cs="Times New Roman"/>
          <w:iCs/>
          <w:sz w:val="24"/>
          <w:szCs w:val="24"/>
        </w:rPr>
        <w:t xml:space="preserve"> and </w:t>
      </w:r>
      <w:r>
        <w:rPr>
          <w:rFonts w:ascii="Times New Roman" w:hAnsi="Times New Roman" w:cs="Times New Roman"/>
          <w:i/>
          <w:sz w:val="24"/>
          <w:szCs w:val="24"/>
        </w:rPr>
        <w:t>u</w:t>
      </w:r>
      <w:r>
        <w:rPr>
          <w:rFonts w:ascii="Times New Roman" w:hAnsi="Times New Roman" w:cs="Times New Roman"/>
          <w:iCs/>
          <w:sz w:val="24"/>
          <w:szCs w:val="24"/>
        </w:rPr>
        <w:t xml:space="preserve">, computational effort can be drastically reduced without sacrificing any accuracy. This is done by selecting a minimum </w:t>
      </w:r>
      <w:r>
        <w:rPr>
          <w:rFonts w:ascii="Times New Roman" w:hAnsi="Times New Roman" w:cs="Times New Roman"/>
          <w:i/>
          <w:sz w:val="24"/>
          <w:szCs w:val="24"/>
        </w:rPr>
        <w:t xml:space="preserve">v </w:t>
      </w:r>
      <w:r>
        <w:rPr>
          <w:rFonts w:ascii="Times New Roman" w:hAnsi="Times New Roman" w:cs="Times New Roman"/>
          <w:iCs/>
          <w:sz w:val="24"/>
          <w:szCs w:val="24"/>
        </w:rPr>
        <w:t xml:space="preserve">and </w:t>
      </w:r>
      <w:r>
        <w:rPr>
          <w:rFonts w:ascii="Times New Roman" w:hAnsi="Times New Roman" w:cs="Times New Roman"/>
          <w:i/>
          <w:sz w:val="24"/>
          <w:szCs w:val="24"/>
        </w:rPr>
        <w:t xml:space="preserve">u </w:t>
      </w:r>
      <w:r>
        <w:rPr>
          <w:rFonts w:ascii="Times New Roman" w:hAnsi="Times New Roman" w:cs="Times New Roman"/>
          <w:iCs/>
          <w:sz w:val="24"/>
          <w:szCs w:val="24"/>
        </w:rPr>
        <w:t xml:space="preserve">such that the maximum distance between any two points in the Coons patch is smaller than the grid size selected at the start of the algorithm. </w:t>
      </w:r>
      <w:r w:rsidR="008D477C">
        <w:rPr>
          <w:rFonts w:ascii="Times New Roman" w:hAnsi="Times New Roman" w:cs="Times New Roman"/>
          <w:iCs/>
          <w:sz w:val="24"/>
          <w:szCs w:val="24"/>
        </w:rPr>
        <w:t xml:space="preserve">Denser Coons patches will be mapped to the </w:t>
      </w:r>
      <w:r w:rsidR="00EE3602">
        <w:rPr>
          <w:rFonts w:ascii="Times New Roman" w:hAnsi="Times New Roman" w:cs="Times New Roman"/>
          <w:iCs/>
          <w:sz w:val="24"/>
          <w:szCs w:val="24"/>
        </w:rPr>
        <w:t xml:space="preserve">spatial </w:t>
      </w:r>
      <w:r w:rsidR="008D477C">
        <w:rPr>
          <w:rFonts w:ascii="Times New Roman" w:hAnsi="Times New Roman" w:cs="Times New Roman"/>
          <w:iCs/>
          <w:sz w:val="24"/>
          <w:szCs w:val="24"/>
        </w:rPr>
        <w:t xml:space="preserve">grid size, so </w:t>
      </w:r>
      <w:r w:rsidR="00FC4B13">
        <w:rPr>
          <w:rFonts w:ascii="Times New Roman" w:hAnsi="Times New Roman" w:cs="Times New Roman"/>
          <w:iCs/>
          <w:sz w:val="24"/>
          <w:szCs w:val="24"/>
        </w:rPr>
        <w:t xml:space="preserve">high-density patches will eventually be generalized by patches that fit the grid size in the final comparison of the swept volumes. </w:t>
      </w:r>
    </w:p>
    <w:p w14:paraId="5F54F80E" w14:textId="2576C992" w:rsidR="00B24B03" w:rsidRPr="00CF3A08" w:rsidRDefault="00B24B03" w:rsidP="00B24B03">
      <w:pPr>
        <w:keepNext/>
        <w:spacing w:after="0" w:line="360" w:lineRule="auto"/>
        <w:ind w:firstLine="202"/>
        <w:rPr>
          <w:rFonts w:ascii="Times New Roman" w:hAnsi="Times New Roman" w:cs="Times New Roman"/>
          <w:iCs/>
          <w:color w:val="FF0000"/>
          <w:sz w:val="24"/>
          <w:szCs w:val="24"/>
        </w:rPr>
      </w:pPr>
      <w:r>
        <w:rPr>
          <w:rFonts w:ascii="Times New Roman" w:hAnsi="Times New Roman" w:cs="Times New Roman"/>
          <w:iCs/>
          <w:sz w:val="24"/>
          <w:szCs w:val="24"/>
        </w:rPr>
        <w:t xml:space="preserve">Since it is advantageous to uniquely determine </w:t>
      </w:r>
      <w:r>
        <w:rPr>
          <w:rFonts w:ascii="Times New Roman" w:hAnsi="Times New Roman" w:cs="Times New Roman"/>
          <w:i/>
          <w:sz w:val="24"/>
          <w:szCs w:val="24"/>
        </w:rPr>
        <w:t xml:space="preserve">v </w:t>
      </w:r>
      <w:r>
        <w:rPr>
          <w:rFonts w:ascii="Times New Roman" w:hAnsi="Times New Roman" w:cs="Times New Roman"/>
          <w:iCs/>
          <w:sz w:val="24"/>
          <w:szCs w:val="24"/>
        </w:rPr>
        <w:t xml:space="preserve">and </w:t>
      </w:r>
      <w:r>
        <w:rPr>
          <w:rFonts w:ascii="Times New Roman" w:hAnsi="Times New Roman" w:cs="Times New Roman"/>
          <w:i/>
          <w:sz w:val="24"/>
          <w:szCs w:val="24"/>
        </w:rPr>
        <w:t xml:space="preserve">u </w:t>
      </w:r>
      <w:r>
        <w:rPr>
          <w:rFonts w:ascii="Times New Roman" w:hAnsi="Times New Roman" w:cs="Times New Roman"/>
          <w:iCs/>
          <w:sz w:val="24"/>
          <w:szCs w:val="24"/>
        </w:rPr>
        <w:t>for each patch, once the boundary curves have been evaluated, a function looks at their total lengths.</w:t>
      </w:r>
      <w:r w:rsidR="007B3595">
        <w:rPr>
          <w:rFonts w:ascii="Times New Roman" w:hAnsi="Times New Roman" w:cs="Times New Roman"/>
          <w:iCs/>
          <w:sz w:val="24"/>
          <w:szCs w:val="24"/>
        </w:rPr>
        <w:t xml:space="preserve"> The</w:t>
      </w:r>
      <w:r>
        <w:rPr>
          <w:rFonts w:ascii="Times New Roman" w:hAnsi="Times New Roman" w:cs="Times New Roman"/>
          <w:iCs/>
          <w:sz w:val="24"/>
          <w:szCs w:val="24"/>
        </w:rPr>
        <w:t xml:space="preserve"> </w:t>
      </w:r>
      <w:r>
        <w:rPr>
          <w:rFonts w:ascii="Times New Roman" w:hAnsi="Times New Roman" w:cs="Times New Roman"/>
          <w:i/>
          <w:sz w:val="24"/>
          <w:szCs w:val="24"/>
        </w:rPr>
        <w:t xml:space="preserve">u </w:t>
      </w:r>
      <w:r>
        <w:rPr>
          <w:rFonts w:ascii="Times New Roman" w:hAnsi="Times New Roman" w:cs="Times New Roman"/>
          <w:iCs/>
          <w:sz w:val="24"/>
          <w:szCs w:val="24"/>
        </w:rPr>
        <w:t xml:space="preserve">is </w:t>
      </w:r>
      <w:r w:rsidR="00FC4B13">
        <w:rPr>
          <w:rFonts w:ascii="Times New Roman" w:hAnsi="Times New Roman" w:cs="Times New Roman"/>
          <w:iCs/>
          <w:sz w:val="24"/>
          <w:szCs w:val="24"/>
        </w:rPr>
        <w:t>determined</w:t>
      </w:r>
      <w:r>
        <w:rPr>
          <w:rFonts w:ascii="Times New Roman" w:hAnsi="Times New Roman" w:cs="Times New Roman"/>
          <w:iCs/>
          <w:sz w:val="24"/>
          <w:szCs w:val="24"/>
        </w:rPr>
        <w:t xml:space="preserve"> by evaluating the lengths of </w:t>
      </w:r>
      <w:r w:rsidR="003B6696">
        <w:rPr>
          <w:rFonts w:ascii="Times New Roman" w:hAnsi="Times New Roman" w:cs="Times New Roman"/>
          <w:iCs/>
          <w:sz w:val="24"/>
          <w:szCs w:val="24"/>
        </w:rPr>
        <w:t xml:space="preserve">Curves </w:t>
      </w:r>
      <w:r w:rsidR="001C7B8A">
        <w:rPr>
          <w:rFonts w:ascii="Times New Roman" w:hAnsi="Times New Roman" w:cs="Times New Roman"/>
          <w:iCs/>
          <w:sz w:val="24"/>
          <w:szCs w:val="24"/>
        </w:rPr>
        <w:t xml:space="preserve">1 </w:t>
      </w:r>
      <w:r>
        <w:rPr>
          <w:rFonts w:ascii="Times New Roman" w:hAnsi="Times New Roman" w:cs="Times New Roman"/>
          <w:iCs/>
          <w:sz w:val="24"/>
          <w:szCs w:val="24"/>
        </w:rPr>
        <w:t>a</w:t>
      </w:r>
      <w:r w:rsidR="00FC4B13">
        <w:rPr>
          <w:rFonts w:ascii="Times New Roman" w:hAnsi="Times New Roman" w:cs="Times New Roman"/>
          <w:iCs/>
          <w:sz w:val="24"/>
          <w:szCs w:val="24"/>
        </w:rPr>
        <w:t xml:space="preserve">nd </w:t>
      </w:r>
      <w:r w:rsidR="001C7B8A">
        <w:rPr>
          <w:rFonts w:ascii="Times New Roman" w:hAnsi="Times New Roman" w:cs="Times New Roman"/>
          <w:iCs/>
          <w:sz w:val="24"/>
          <w:szCs w:val="24"/>
        </w:rPr>
        <w:t>3</w:t>
      </w:r>
      <w:r>
        <w:rPr>
          <w:rFonts w:ascii="Times New Roman" w:hAnsi="Times New Roman" w:cs="Times New Roman"/>
          <w:iCs/>
          <w:sz w:val="24"/>
          <w:szCs w:val="24"/>
        </w:rPr>
        <w:t>.</w:t>
      </w:r>
      <w:r w:rsidR="00245CF2">
        <w:rPr>
          <w:rFonts w:ascii="Times New Roman" w:hAnsi="Times New Roman" w:cs="Times New Roman"/>
          <w:iCs/>
          <w:sz w:val="24"/>
          <w:szCs w:val="24"/>
        </w:rPr>
        <w:t xml:space="preserve"> The</w:t>
      </w:r>
      <w:r>
        <w:rPr>
          <w:rFonts w:ascii="Times New Roman" w:hAnsi="Times New Roman" w:cs="Times New Roman"/>
          <w:iCs/>
          <w:sz w:val="24"/>
          <w:szCs w:val="24"/>
        </w:rPr>
        <w:t xml:space="preserve"> </w:t>
      </w:r>
      <w:r>
        <w:rPr>
          <w:rFonts w:ascii="Times New Roman" w:hAnsi="Times New Roman" w:cs="Times New Roman"/>
          <w:i/>
          <w:sz w:val="24"/>
          <w:szCs w:val="24"/>
        </w:rPr>
        <w:t xml:space="preserve">u </w:t>
      </w:r>
      <w:r>
        <w:rPr>
          <w:rFonts w:ascii="Times New Roman" w:hAnsi="Times New Roman" w:cs="Times New Roman"/>
          <w:iCs/>
          <w:sz w:val="24"/>
          <w:szCs w:val="24"/>
        </w:rPr>
        <w:t xml:space="preserve">is set to equal the length of the longer curve divided by </w:t>
      </w:r>
      <w:r w:rsidR="00FC4B13">
        <w:rPr>
          <w:rFonts w:ascii="Times New Roman" w:hAnsi="Times New Roman" w:cs="Times New Roman"/>
          <w:iCs/>
          <w:sz w:val="24"/>
          <w:szCs w:val="24"/>
        </w:rPr>
        <w:t>half</w:t>
      </w:r>
      <w:r>
        <w:rPr>
          <w:rFonts w:ascii="Times New Roman" w:hAnsi="Times New Roman" w:cs="Times New Roman"/>
          <w:iCs/>
          <w:sz w:val="24"/>
          <w:szCs w:val="24"/>
        </w:rPr>
        <w:t xml:space="preserve"> the grid size. Similarly, </w:t>
      </w:r>
      <w:r>
        <w:rPr>
          <w:rFonts w:ascii="Times New Roman" w:hAnsi="Times New Roman" w:cs="Times New Roman"/>
          <w:i/>
          <w:sz w:val="24"/>
          <w:szCs w:val="24"/>
        </w:rPr>
        <w:t xml:space="preserve">v </w:t>
      </w:r>
      <w:r>
        <w:rPr>
          <w:rFonts w:ascii="Times New Roman" w:hAnsi="Times New Roman" w:cs="Times New Roman"/>
          <w:iCs/>
          <w:sz w:val="24"/>
          <w:szCs w:val="24"/>
        </w:rPr>
        <w:t xml:space="preserve">is set by evaluating the lengths of </w:t>
      </w:r>
      <w:r w:rsidR="005816CD">
        <w:rPr>
          <w:rFonts w:ascii="Times New Roman" w:hAnsi="Times New Roman" w:cs="Times New Roman"/>
          <w:iCs/>
          <w:sz w:val="24"/>
          <w:szCs w:val="24"/>
        </w:rPr>
        <w:t xml:space="preserve">Curves 2 </w:t>
      </w:r>
      <w:r>
        <w:rPr>
          <w:rFonts w:ascii="Times New Roman" w:hAnsi="Times New Roman" w:cs="Times New Roman"/>
          <w:iCs/>
          <w:sz w:val="24"/>
          <w:szCs w:val="24"/>
        </w:rPr>
        <w:t xml:space="preserve">and </w:t>
      </w:r>
      <w:r w:rsidR="005816CD">
        <w:rPr>
          <w:rFonts w:ascii="Times New Roman" w:hAnsi="Times New Roman" w:cs="Times New Roman"/>
          <w:iCs/>
          <w:sz w:val="24"/>
          <w:szCs w:val="24"/>
        </w:rPr>
        <w:t xml:space="preserve">4 </w:t>
      </w:r>
      <w:r w:rsidR="00FC4B13">
        <w:rPr>
          <w:rFonts w:ascii="Times New Roman" w:hAnsi="Times New Roman" w:cs="Times New Roman"/>
          <w:iCs/>
          <w:sz w:val="24"/>
          <w:szCs w:val="24"/>
        </w:rPr>
        <w:t xml:space="preserve">and </w:t>
      </w:r>
      <w:r>
        <w:rPr>
          <w:rFonts w:ascii="Times New Roman" w:hAnsi="Times New Roman" w:cs="Times New Roman"/>
          <w:iCs/>
          <w:sz w:val="24"/>
          <w:szCs w:val="24"/>
        </w:rPr>
        <w:t>divid</w:t>
      </w:r>
      <w:r w:rsidR="00FC4B13">
        <w:rPr>
          <w:rFonts w:ascii="Times New Roman" w:hAnsi="Times New Roman" w:cs="Times New Roman"/>
          <w:iCs/>
          <w:sz w:val="24"/>
          <w:szCs w:val="24"/>
        </w:rPr>
        <w:t>ing</w:t>
      </w:r>
      <w:r w:rsidRPr="00B24B03">
        <w:rPr>
          <w:rFonts w:ascii="Times New Roman" w:hAnsi="Times New Roman" w:cs="Times New Roman"/>
          <w:iCs/>
          <w:sz w:val="24"/>
          <w:szCs w:val="24"/>
        </w:rPr>
        <w:t xml:space="preserve"> </w:t>
      </w:r>
      <w:r w:rsidR="00FC4B13">
        <w:rPr>
          <w:rFonts w:ascii="Times New Roman" w:hAnsi="Times New Roman" w:cs="Times New Roman"/>
          <w:iCs/>
          <w:sz w:val="24"/>
          <w:szCs w:val="24"/>
        </w:rPr>
        <w:t xml:space="preserve">the larger of the two </w:t>
      </w:r>
      <w:r>
        <w:rPr>
          <w:rFonts w:ascii="Times New Roman" w:hAnsi="Times New Roman" w:cs="Times New Roman"/>
          <w:iCs/>
          <w:sz w:val="24"/>
          <w:szCs w:val="24"/>
        </w:rPr>
        <w:t xml:space="preserve">by </w:t>
      </w:r>
      <w:r w:rsidR="00FC4B13">
        <w:rPr>
          <w:rFonts w:ascii="Times New Roman" w:hAnsi="Times New Roman" w:cs="Times New Roman"/>
          <w:iCs/>
          <w:sz w:val="24"/>
          <w:szCs w:val="24"/>
        </w:rPr>
        <w:t>half</w:t>
      </w:r>
      <w:r>
        <w:rPr>
          <w:rFonts w:ascii="Times New Roman" w:hAnsi="Times New Roman" w:cs="Times New Roman"/>
          <w:iCs/>
          <w:sz w:val="24"/>
          <w:szCs w:val="24"/>
        </w:rPr>
        <w:t xml:space="preserve"> the grid size. In this way</w:t>
      </w:r>
      <w:r w:rsidR="00506C0E">
        <w:rPr>
          <w:rFonts w:ascii="Times New Roman" w:hAnsi="Times New Roman" w:cs="Times New Roman"/>
          <w:iCs/>
          <w:sz w:val="24"/>
          <w:szCs w:val="24"/>
        </w:rPr>
        <w:t>,</w:t>
      </w:r>
      <w:r>
        <w:rPr>
          <w:rFonts w:ascii="Times New Roman" w:hAnsi="Times New Roman" w:cs="Times New Roman"/>
          <w:iCs/>
          <w:sz w:val="24"/>
          <w:szCs w:val="24"/>
        </w:rPr>
        <w:t xml:space="preserve"> it is ensured that the Coons patch can</w:t>
      </w:r>
      <w:r w:rsidR="00FC4B13">
        <w:rPr>
          <w:rFonts w:ascii="Times New Roman" w:hAnsi="Times New Roman" w:cs="Times New Roman"/>
          <w:iCs/>
          <w:sz w:val="24"/>
          <w:szCs w:val="24"/>
        </w:rPr>
        <w:t xml:space="preserve"> be</w:t>
      </w:r>
      <w:r>
        <w:rPr>
          <w:rFonts w:ascii="Times New Roman" w:hAnsi="Times New Roman" w:cs="Times New Roman"/>
          <w:iCs/>
          <w:sz w:val="24"/>
          <w:szCs w:val="24"/>
        </w:rPr>
        <w:t xml:space="preserve"> accurately mapped to the grid size without much change in location of the points within the patch and with no risk of marking as unoccupied grid locations that should be occupied.</w:t>
      </w:r>
    </w:p>
    <w:p w14:paraId="1A4A31E8" w14:textId="549BB82F" w:rsidR="00BE7389" w:rsidRDefault="00B24B03" w:rsidP="008149F4">
      <w:pPr>
        <w:keepNext/>
        <w:spacing w:after="0" w:line="360" w:lineRule="auto"/>
        <w:ind w:firstLine="202"/>
        <w:rPr>
          <w:rFonts w:ascii="Times New Roman" w:hAnsi="Times New Roman" w:cs="Times New Roman"/>
          <w:iCs/>
          <w:sz w:val="24"/>
          <w:szCs w:val="24"/>
        </w:rPr>
      </w:pPr>
      <w:r>
        <w:rPr>
          <w:rFonts w:ascii="Times New Roman" w:hAnsi="Times New Roman" w:cs="Times New Roman"/>
          <w:iCs/>
          <w:sz w:val="24"/>
          <w:szCs w:val="24"/>
        </w:rPr>
        <w:t>To define the patch</w:t>
      </w:r>
      <w:r w:rsidR="00BA6DD0">
        <w:rPr>
          <w:rFonts w:ascii="Times New Roman" w:hAnsi="Times New Roman" w:cs="Times New Roman"/>
          <w:iCs/>
          <w:sz w:val="24"/>
          <w:szCs w:val="24"/>
        </w:rPr>
        <w:t xml:space="preserve">, let </w:t>
      </w:r>
      <w:r w:rsidR="00BA6DD0">
        <w:rPr>
          <w:rFonts w:ascii="Times New Roman" w:hAnsi="Times New Roman" w:cs="Times New Roman"/>
          <w:i/>
          <w:sz w:val="24"/>
          <w:szCs w:val="24"/>
        </w:rPr>
        <w:t>i</w:t>
      </w:r>
      <w:r w:rsidR="00BA6DD0">
        <w:rPr>
          <w:rFonts w:ascii="Times New Roman" w:hAnsi="Times New Roman" w:cs="Times New Roman"/>
          <w:iCs/>
          <w:sz w:val="24"/>
          <w:szCs w:val="24"/>
        </w:rPr>
        <w:t xml:space="preserve"> and </w:t>
      </w:r>
      <w:r w:rsidR="00BA6DD0">
        <w:rPr>
          <w:rFonts w:ascii="Times New Roman" w:hAnsi="Times New Roman" w:cs="Times New Roman"/>
          <w:i/>
          <w:sz w:val="24"/>
          <w:szCs w:val="24"/>
        </w:rPr>
        <w:t xml:space="preserve">j </w:t>
      </w:r>
      <w:r w:rsidR="00BA6DD0">
        <w:rPr>
          <w:rFonts w:ascii="Times New Roman" w:hAnsi="Times New Roman" w:cs="Times New Roman"/>
          <w:iCs/>
          <w:sz w:val="24"/>
          <w:szCs w:val="24"/>
        </w:rPr>
        <w:t xml:space="preserve">represent intermediate values between the boundary curves. </w:t>
      </w:r>
      <w:r w:rsidR="00BA6DD0" w:rsidRPr="00861536">
        <w:rPr>
          <w:rFonts w:ascii="Times New Roman" w:hAnsi="Times New Roman" w:cs="Times New Roman"/>
          <w:iCs/>
          <w:sz w:val="24"/>
          <w:szCs w:val="24"/>
        </w:rPr>
        <w:t>The</w:t>
      </w:r>
      <w:r w:rsidR="00BA6DD0" w:rsidRPr="00F965F5">
        <w:rPr>
          <w:rFonts w:ascii="Times New Roman" w:hAnsi="Times New Roman" w:cs="Times New Roman"/>
          <w:iCs/>
          <w:sz w:val="24"/>
          <w:szCs w:val="24"/>
        </w:rPr>
        <w:t xml:space="preserve"> points that lie at each set of indices </w:t>
      </w:r>
      <w:r w:rsidR="00BA6DD0" w:rsidRPr="00F965F5">
        <w:rPr>
          <w:rFonts w:ascii="Times New Roman" w:hAnsi="Times New Roman" w:cs="Times New Roman"/>
          <w:i/>
          <w:sz w:val="24"/>
          <w:szCs w:val="24"/>
        </w:rPr>
        <w:t xml:space="preserve">i </w:t>
      </w:r>
      <w:r w:rsidR="00BA6DD0" w:rsidRPr="00F965F5">
        <w:rPr>
          <w:rFonts w:ascii="Times New Roman" w:hAnsi="Times New Roman" w:cs="Times New Roman"/>
          <w:iCs/>
          <w:sz w:val="24"/>
          <w:szCs w:val="24"/>
        </w:rPr>
        <w:t xml:space="preserve">and </w:t>
      </w:r>
      <w:r w:rsidR="00BA6DD0" w:rsidRPr="00F965F5">
        <w:rPr>
          <w:rFonts w:ascii="Times New Roman" w:hAnsi="Times New Roman" w:cs="Times New Roman"/>
          <w:i/>
          <w:sz w:val="24"/>
          <w:szCs w:val="24"/>
        </w:rPr>
        <w:t>j</w:t>
      </w:r>
      <w:r w:rsidR="00BA6DD0" w:rsidRPr="00F965F5">
        <w:rPr>
          <w:rFonts w:ascii="Times New Roman" w:hAnsi="Times New Roman" w:cs="Times New Roman"/>
          <w:iCs/>
          <w:sz w:val="24"/>
          <w:szCs w:val="24"/>
        </w:rPr>
        <w:t xml:space="preserve"> in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ij</m:t>
            </m:r>
          </m:sub>
        </m:sSub>
      </m:oMath>
      <w:r w:rsidR="00BA6DD0" w:rsidRPr="00F965F5">
        <w:rPr>
          <w:rFonts w:ascii="Times New Roman" w:hAnsi="Times New Roman" w:cs="Times New Roman"/>
          <w:iCs/>
          <w:sz w:val="24"/>
          <w:szCs w:val="24"/>
        </w:rPr>
        <w:t>, where</w:t>
      </w:r>
      <w:r w:rsidR="00BA6DD0" w:rsidRPr="00F965F5">
        <w:rPr>
          <w:rFonts w:ascii="Times New Roman" w:hAnsi="Times New Roman" w:cs="Times New Roman"/>
          <w:i/>
          <w:sz w:val="24"/>
          <w:szCs w:val="24"/>
        </w:rPr>
        <w:t xml:space="preserve"> i </w:t>
      </w:r>
      <w:r w:rsidR="00BA6DD0" w:rsidRPr="00F965F5">
        <w:rPr>
          <w:rFonts w:ascii="Times New Roman" w:hAnsi="Times New Roman" w:cs="Times New Roman"/>
          <w:iCs/>
          <w:sz w:val="24"/>
          <w:szCs w:val="24"/>
        </w:rPr>
        <w:t xml:space="preserve">and </w:t>
      </w:r>
      <w:r w:rsidR="00BA6DD0" w:rsidRPr="00F965F5">
        <w:rPr>
          <w:rFonts w:ascii="Times New Roman" w:hAnsi="Times New Roman" w:cs="Times New Roman"/>
          <w:i/>
          <w:sz w:val="24"/>
          <w:szCs w:val="24"/>
        </w:rPr>
        <w:t xml:space="preserve">j </w:t>
      </w:r>
      <w:r w:rsidR="00BA6DD0" w:rsidRPr="00F965F5">
        <w:rPr>
          <w:rFonts w:ascii="Times New Roman" w:hAnsi="Times New Roman" w:cs="Times New Roman"/>
          <w:iCs/>
          <w:sz w:val="24"/>
          <w:szCs w:val="24"/>
        </w:rPr>
        <w:t xml:space="preserve">range from 1 to </w:t>
      </w:r>
      <w:r w:rsidR="00BA6DD0" w:rsidRPr="00BA6DD0">
        <w:rPr>
          <w:rFonts w:ascii="Times New Roman" w:hAnsi="Times New Roman" w:cs="Times New Roman"/>
          <w:i/>
          <w:sz w:val="24"/>
          <w:szCs w:val="24"/>
        </w:rPr>
        <w:t>v</w:t>
      </w:r>
      <w:r w:rsidR="00BA6DD0" w:rsidRPr="00F965F5">
        <w:rPr>
          <w:rFonts w:ascii="Times New Roman" w:hAnsi="Times New Roman" w:cs="Times New Roman"/>
          <w:i/>
          <w:sz w:val="24"/>
          <w:szCs w:val="24"/>
        </w:rPr>
        <w:t xml:space="preserve">-1 </w:t>
      </w:r>
      <w:r w:rsidR="00BA6DD0" w:rsidRPr="00F965F5">
        <w:rPr>
          <w:rFonts w:ascii="Times New Roman" w:hAnsi="Times New Roman" w:cs="Times New Roman"/>
          <w:iCs/>
          <w:sz w:val="24"/>
          <w:szCs w:val="24"/>
        </w:rPr>
        <w:t xml:space="preserve">and 1 to  </w:t>
      </w:r>
      <w:r w:rsidR="00BA6DD0" w:rsidRPr="00BA6DD0">
        <w:rPr>
          <w:rFonts w:ascii="Times New Roman" w:hAnsi="Times New Roman" w:cs="Times New Roman"/>
          <w:i/>
          <w:sz w:val="24"/>
          <w:szCs w:val="24"/>
        </w:rPr>
        <w:t>u</w:t>
      </w:r>
      <w:r w:rsidR="00BA6DD0" w:rsidRPr="00BA6DD0">
        <w:rPr>
          <w:rFonts w:ascii="Times New Roman" w:hAnsi="Times New Roman" w:cs="Times New Roman"/>
          <w:iCs/>
          <w:sz w:val="24"/>
          <w:szCs w:val="24"/>
        </w:rPr>
        <w:t>-</w:t>
      </w:r>
      <w:r w:rsidR="00BA6DD0" w:rsidRPr="00F965F5">
        <w:rPr>
          <w:rFonts w:ascii="Times New Roman" w:hAnsi="Times New Roman" w:cs="Times New Roman"/>
          <w:i/>
          <w:sz w:val="24"/>
          <w:szCs w:val="24"/>
        </w:rPr>
        <w:t xml:space="preserve">1 </w:t>
      </w:r>
      <w:r w:rsidR="00BA6DD0" w:rsidRPr="00F965F5">
        <w:rPr>
          <w:rFonts w:ascii="Times New Roman" w:hAnsi="Times New Roman" w:cs="Times New Roman"/>
          <w:iCs/>
          <w:sz w:val="24"/>
          <w:szCs w:val="24"/>
        </w:rPr>
        <w:t>respectively, are calculated in the discrete equation of a Coons patch</w:t>
      </w:r>
      <w:ins w:id="156" w:author="WIENS,GLORIA J" w:date="2020-04-06T00:47:00Z">
        <w:r w:rsidR="00413B3F">
          <w:rPr>
            <w:rFonts w:ascii="Times New Roman" w:hAnsi="Times New Roman" w:cs="Times New Roman"/>
            <w:iCs/>
            <w:sz w:val="24"/>
            <w:szCs w:val="24"/>
          </w:rPr>
          <w:t>, Eq.</w:t>
        </w:r>
      </w:ins>
      <w:r w:rsidR="00BA6DD0" w:rsidRPr="00F965F5">
        <w:rPr>
          <w:rFonts w:ascii="Times New Roman" w:hAnsi="Times New Roman" w:cs="Times New Roman"/>
          <w:iCs/>
          <w:sz w:val="24"/>
          <w:szCs w:val="24"/>
        </w:rPr>
        <w:t xml:space="preserve"> (3).</w:t>
      </w:r>
      <w:r w:rsidR="008149F4">
        <w:rPr>
          <w:rFonts w:ascii="Times New Roman" w:hAnsi="Times New Roman" w:cs="Times New Roman"/>
          <w:iCs/>
          <w:sz w:val="24"/>
          <w:szCs w:val="24"/>
        </w:rPr>
        <w:t xml:space="preserve"> </w:t>
      </w:r>
      <w:r w:rsidR="00BA6DD0">
        <w:rPr>
          <w:rFonts w:ascii="Times New Roman" w:hAnsi="Times New Roman" w:cs="Times New Roman"/>
          <w:iCs/>
          <w:sz w:val="24"/>
          <w:szCs w:val="24"/>
        </w:rPr>
        <w:t>Each</w:t>
      </w:r>
      <w:r w:rsidR="00BE7389">
        <w:rPr>
          <w:rFonts w:ascii="Times New Roman" w:hAnsi="Times New Roman" w:cs="Times New Roman"/>
          <w:iCs/>
          <w:sz w:val="24"/>
          <w:szCs w:val="24"/>
        </w:rPr>
        <w:t xml:space="preserve"> patch </w:t>
      </w:r>
      <w:r w:rsidR="00BE7389">
        <w:rPr>
          <w:rFonts w:ascii="Times New Roman" w:hAnsi="Times New Roman" w:cs="Times New Roman"/>
          <w:iCs/>
          <w:sz w:val="24"/>
          <w:szCs w:val="24"/>
        </w:rPr>
        <w:lastRenderedPageBreak/>
        <w:t>contain</w:t>
      </w:r>
      <w:r w:rsidR="00BA6DD0">
        <w:rPr>
          <w:rFonts w:ascii="Times New Roman" w:hAnsi="Times New Roman" w:cs="Times New Roman"/>
          <w:iCs/>
          <w:sz w:val="24"/>
          <w:szCs w:val="24"/>
        </w:rPr>
        <w:t>s</w:t>
      </w:r>
      <w:r w:rsidR="00BE7389">
        <w:rPr>
          <w:rFonts w:ascii="Times New Roman" w:hAnsi="Times New Roman" w:cs="Times New Roman"/>
          <w:iCs/>
          <w:sz w:val="24"/>
          <w:szCs w:val="24"/>
        </w:rPr>
        <w:t xml:space="preserve"> a discretized grid of points</w:t>
      </w:r>
      <w:r w:rsidR="004B77F9">
        <w:rPr>
          <w:rFonts w:ascii="Times New Roman" w:hAnsi="Times New Roman" w:cs="Times New Roman"/>
          <w:iCs/>
          <w:sz w:val="24"/>
          <w:szCs w:val="24"/>
        </w:rPr>
        <w:t>.</w:t>
      </w:r>
      <w:r w:rsidR="00BE7389">
        <w:rPr>
          <w:rFonts w:ascii="Times New Roman" w:hAnsi="Times New Roman" w:cs="Times New Roman"/>
          <w:iCs/>
          <w:sz w:val="24"/>
          <w:szCs w:val="24"/>
        </w:rPr>
        <w:t xml:space="preserve"> </w:t>
      </w:r>
      <w:r w:rsidR="004B77F9">
        <w:rPr>
          <w:rFonts w:ascii="Times New Roman" w:hAnsi="Times New Roman" w:cs="Times New Roman"/>
          <w:iCs/>
          <w:sz w:val="24"/>
          <w:szCs w:val="24"/>
        </w:rPr>
        <w:t>E</w:t>
      </w:r>
      <w:r w:rsidR="00BE7389">
        <w:rPr>
          <w:rFonts w:ascii="Times New Roman" w:hAnsi="Times New Roman" w:cs="Times New Roman"/>
          <w:iCs/>
          <w:sz w:val="24"/>
          <w:szCs w:val="24"/>
        </w:rPr>
        <w:t xml:space="preserve">ach </w:t>
      </w:r>
      <w:r w:rsidR="004B77F9">
        <w:rPr>
          <w:rFonts w:ascii="Times New Roman" w:hAnsi="Times New Roman" w:cs="Times New Roman"/>
          <w:iCs/>
          <w:sz w:val="24"/>
          <w:szCs w:val="24"/>
        </w:rPr>
        <w:t>point</w:t>
      </w:r>
      <w:r w:rsidR="00BE7389">
        <w:rPr>
          <w:rFonts w:ascii="Times New Roman" w:hAnsi="Times New Roman" w:cs="Times New Roman"/>
          <w:iCs/>
          <w:sz w:val="24"/>
          <w:szCs w:val="24"/>
        </w:rPr>
        <w:t xml:space="preserve"> </w:t>
      </w:r>
      <w:r w:rsidR="003A6557">
        <w:rPr>
          <w:rFonts w:ascii="Times New Roman" w:hAnsi="Times New Roman" w:cs="Times New Roman"/>
          <w:iCs/>
          <w:sz w:val="24"/>
          <w:szCs w:val="24"/>
        </w:rPr>
        <w:t>represents</w:t>
      </w:r>
      <w:r w:rsidR="00BE7389">
        <w:rPr>
          <w:rFonts w:ascii="Times New Roman" w:hAnsi="Times New Roman" w:cs="Times New Roman"/>
          <w:iCs/>
          <w:sz w:val="24"/>
          <w:szCs w:val="24"/>
        </w:rPr>
        <w:t xml:space="preserve"> the weighted average of the </w:t>
      </w:r>
      <w:r w:rsidR="00FC4B13">
        <w:rPr>
          <w:rFonts w:ascii="Times New Roman" w:hAnsi="Times New Roman" w:cs="Times New Roman"/>
          <w:iCs/>
          <w:sz w:val="24"/>
          <w:szCs w:val="24"/>
        </w:rPr>
        <w:t xml:space="preserve">closest points on the </w:t>
      </w:r>
      <w:r w:rsidR="00BE7389">
        <w:rPr>
          <w:rFonts w:ascii="Times New Roman" w:hAnsi="Times New Roman" w:cs="Times New Roman"/>
          <w:iCs/>
          <w:sz w:val="24"/>
          <w:szCs w:val="24"/>
        </w:rPr>
        <w:t>boundary curves with respect to the distance between the point and each curve.</w:t>
      </w:r>
      <w:r w:rsidR="000215CC">
        <w:rPr>
          <w:rFonts w:ascii="Times New Roman" w:hAnsi="Times New Roman" w:cs="Times New Roman"/>
          <w:iCs/>
          <w:sz w:val="24"/>
          <w:szCs w:val="24"/>
        </w:rPr>
        <w:t xml:space="preserve"> </w:t>
      </w:r>
    </w:p>
    <w:p w14:paraId="4E15FCB2" w14:textId="77777777" w:rsidR="00BE7389" w:rsidRDefault="00BE7389" w:rsidP="000215CC">
      <w:pPr>
        <w:keepNext/>
        <w:spacing w:after="0" w:line="360" w:lineRule="auto"/>
        <w:ind w:firstLine="202"/>
        <w:rPr>
          <w:rFonts w:ascii="Times New Roman" w:hAnsi="Times New Roman" w:cs="Times New Roman"/>
          <w:iCs/>
          <w:sz w:val="24"/>
          <w:szCs w:val="24"/>
        </w:rPr>
      </w:pPr>
    </w:p>
    <w:tbl>
      <w:tblPr>
        <w:tblStyle w:val="TableGrid"/>
        <w:tblW w:w="94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4"/>
        <w:gridCol w:w="561"/>
      </w:tblGrid>
      <w:tr w:rsidR="00BE7389" w:rsidRPr="00F965F5" w14:paraId="395193B5" w14:textId="77777777" w:rsidTr="002C3217">
        <w:trPr>
          <w:trHeight w:val="1595"/>
          <w:jc w:val="center"/>
        </w:trPr>
        <w:tc>
          <w:tcPr>
            <w:tcW w:w="8884" w:type="dxa"/>
          </w:tcPr>
          <w:p w14:paraId="2F816605" w14:textId="37471BF9" w:rsidR="00BE7389" w:rsidRPr="00F965F5" w:rsidRDefault="0000731F" w:rsidP="008A1879">
            <w:pPr>
              <w:spacing w:line="360" w:lineRule="auto"/>
              <w:rPr>
                <w:b/>
                <w:bCs/>
                <w:iCs/>
                <w:sz w:val="24"/>
                <w:szCs w:val="24"/>
              </w:rPr>
            </w:pPr>
            <m:oMathPara>
              <m:oMathParaPr>
                <m:jc m:val="left"/>
              </m:oMathParaPr>
              <m:oMath>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i,j</m:t>
                    </m:r>
                  </m:sub>
                </m:sSub>
                <m:r>
                  <m:rPr>
                    <m:sty m:val="bi"/>
                  </m:rPr>
                  <w:rPr>
                    <w:rFonts w:ascii="Cambria Math" w:hAnsi="Cambria Math"/>
                    <w:sz w:val="24"/>
                    <w:szCs w:val="24"/>
                  </w:rPr>
                  <m:t>=</m:t>
                </m:r>
                <m:d>
                  <m:dPr>
                    <m:ctrlPr>
                      <w:rPr>
                        <w:rFonts w:ascii="Cambria Math" w:hAnsi="Cambria Math"/>
                        <w:i/>
                        <w:iCs/>
                        <w:sz w:val="24"/>
                        <w:szCs w:val="24"/>
                      </w:rPr>
                    </m:ctrlPr>
                  </m:dPr>
                  <m:e>
                    <m:r>
                      <w:rPr>
                        <w:rFonts w:ascii="Cambria Math" w:hAnsi="Cambria Math"/>
                        <w:sz w:val="24"/>
                        <w:szCs w:val="24"/>
                      </w:rPr>
                      <m:t>1-</m:t>
                    </m:r>
                    <m:f>
                      <m:fPr>
                        <m:type m:val="skw"/>
                        <m:ctrlPr>
                          <w:rPr>
                            <w:rFonts w:ascii="Cambria Math" w:hAnsi="Cambria Math"/>
                            <w:i/>
                            <w:iCs/>
                            <w:sz w:val="24"/>
                            <w:szCs w:val="24"/>
                          </w:rPr>
                        </m:ctrlPr>
                      </m:fPr>
                      <m:num>
                        <m:r>
                          <w:rPr>
                            <w:rFonts w:ascii="Cambria Math" w:hAnsi="Cambria Math"/>
                            <w:sz w:val="24"/>
                            <w:szCs w:val="24"/>
                          </w:rPr>
                          <m:t>i</m:t>
                        </m:r>
                      </m:num>
                      <m:den>
                        <m:r>
                          <w:rPr>
                            <w:rFonts w:ascii="Cambria Math" w:hAnsi="Cambria Math"/>
                            <w:sz w:val="24"/>
                            <w:szCs w:val="24"/>
                          </w:rPr>
                          <m:t>v</m:t>
                        </m:r>
                      </m:den>
                    </m:f>
                  </m:e>
                </m:d>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0,j</m:t>
                    </m:r>
                  </m:sub>
                </m:sSub>
                <m:r>
                  <m:rPr>
                    <m:sty m:val="bi"/>
                  </m:rPr>
                  <w:rPr>
                    <w:rFonts w:ascii="Cambria Math" w:hAnsi="Cambria Math"/>
                    <w:sz w:val="24"/>
                    <w:szCs w:val="24"/>
                  </w:rPr>
                  <m:t>+</m:t>
                </m:r>
                <m:f>
                  <m:fPr>
                    <m:type m:val="skw"/>
                    <m:ctrlPr>
                      <w:rPr>
                        <w:rFonts w:ascii="Cambria Math" w:hAnsi="Cambria Math"/>
                        <w:i/>
                        <w:iCs/>
                        <w:sz w:val="24"/>
                        <w:szCs w:val="24"/>
                      </w:rPr>
                    </m:ctrlPr>
                  </m:fPr>
                  <m:num>
                    <m:r>
                      <w:rPr>
                        <w:rFonts w:ascii="Cambria Math" w:hAnsi="Cambria Math"/>
                        <w:sz w:val="24"/>
                        <w:szCs w:val="24"/>
                      </w:rPr>
                      <m:t>i</m:t>
                    </m:r>
                  </m:num>
                  <m:den>
                    <m:r>
                      <w:rPr>
                        <w:rFonts w:ascii="Cambria Math" w:hAnsi="Cambria Math"/>
                        <w:sz w:val="24"/>
                        <w:szCs w:val="24"/>
                      </w:rPr>
                      <m:t>v</m:t>
                    </m:r>
                  </m:den>
                </m:f>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v,j</m:t>
                    </m:r>
                  </m:sub>
                </m:sSub>
                <m:r>
                  <m:rPr>
                    <m:sty m:val="bi"/>
                  </m:rPr>
                  <w:rPr>
                    <w:rFonts w:ascii="Cambria Math" w:hAnsi="Cambria Math"/>
                    <w:sz w:val="24"/>
                    <w:szCs w:val="24"/>
                  </w:rPr>
                  <m:t>+</m:t>
                </m:r>
              </m:oMath>
            </m:oMathPara>
          </w:p>
          <w:p w14:paraId="1233A855" w14:textId="77777777" w:rsidR="00BE7389" w:rsidRPr="00F965F5" w:rsidRDefault="00BE7389" w:rsidP="008A1879">
            <w:pPr>
              <w:spacing w:line="360" w:lineRule="auto"/>
              <w:rPr>
                <w:b/>
                <w:bCs/>
                <w:iCs/>
                <w:sz w:val="24"/>
                <w:szCs w:val="24"/>
              </w:rPr>
            </w:pPr>
          </w:p>
          <w:p w14:paraId="62CD888A" w14:textId="567E225A" w:rsidR="00BE7389" w:rsidRPr="00F965F5" w:rsidRDefault="00BE7389" w:rsidP="008A1879">
            <w:pPr>
              <w:spacing w:line="360" w:lineRule="auto"/>
              <w:rPr>
                <w:b/>
                <w:bCs/>
                <w:iCs/>
                <w:sz w:val="24"/>
                <w:szCs w:val="24"/>
              </w:rPr>
            </w:pPr>
            <m:oMathPara>
              <m:oMath>
                <m:r>
                  <m:rPr>
                    <m:sty m:val="bi"/>
                  </m:rPr>
                  <w:rPr>
                    <w:rFonts w:ascii="Cambria Math" w:hAnsi="Cambria Math"/>
                    <w:sz w:val="24"/>
                    <w:szCs w:val="24"/>
                  </w:rPr>
                  <m:t xml:space="preserve"> </m:t>
                </m:r>
                <m:d>
                  <m:dPr>
                    <m:ctrlPr>
                      <w:rPr>
                        <w:rFonts w:ascii="Cambria Math" w:hAnsi="Cambria Math"/>
                        <w:i/>
                        <w:iCs/>
                        <w:sz w:val="24"/>
                        <w:szCs w:val="24"/>
                      </w:rPr>
                    </m:ctrlPr>
                  </m:dPr>
                  <m:e>
                    <m:r>
                      <w:rPr>
                        <w:rFonts w:ascii="Cambria Math" w:hAnsi="Cambria Math"/>
                        <w:sz w:val="24"/>
                        <w:szCs w:val="24"/>
                      </w:rPr>
                      <m:t>1-</m:t>
                    </m:r>
                    <m:f>
                      <m:fPr>
                        <m:type m:val="skw"/>
                        <m:ctrlPr>
                          <w:rPr>
                            <w:rFonts w:ascii="Cambria Math" w:hAnsi="Cambria Math"/>
                            <w:i/>
                            <w:iCs/>
                            <w:sz w:val="24"/>
                            <w:szCs w:val="24"/>
                          </w:rPr>
                        </m:ctrlPr>
                      </m:fPr>
                      <m:num>
                        <m:r>
                          <w:rPr>
                            <w:rFonts w:ascii="Cambria Math" w:hAnsi="Cambria Math"/>
                            <w:sz w:val="24"/>
                            <w:szCs w:val="24"/>
                          </w:rPr>
                          <m:t>j</m:t>
                        </m:r>
                      </m:num>
                      <m:den>
                        <m:r>
                          <w:rPr>
                            <w:rFonts w:ascii="Cambria Math" w:hAnsi="Cambria Math"/>
                            <w:sz w:val="24"/>
                            <w:szCs w:val="24"/>
                          </w:rPr>
                          <m:t>u</m:t>
                        </m:r>
                      </m:den>
                    </m:f>
                  </m:e>
                </m:d>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i,0</m:t>
                    </m:r>
                  </m:sub>
                </m:sSub>
                <m:r>
                  <m:rPr>
                    <m:sty m:val="bi"/>
                  </m:rPr>
                  <w:rPr>
                    <w:rFonts w:ascii="Cambria Math" w:hAnsi="Cambria Math"/>
                    <w:sz w:val="24"/>
                    <w:szCs w:val="24"/>
                  </w:rPr>
                  <m:t>+</m:t>
                </m:r>
                <m:f>
                  <m:fPr>
                    <m:type m:val="skw"/>
                    <m:ctrlPr>
                      <w:rPr>
                        <w:rFonts w:ascii="Cambria Math" w:hAnsi="Cambria Math"/>
                        <w:i/>
                        <w:iCs/>
                        <w:sz w:val="24"/>
                        <w:szCs w:val="24"/>
                      </w:rPr>
                    </m:ctrlPr>
                  </m:fPr>
                  <m:num>
                    <m:r>
                      <w:rPr>
                        <w:rFonts w:ascii="Cambria Math" w:hAnsi="Cambria Math"/>
                        <w:sz w:val="24"/>
                        <w:szCs w:val="24"/>
                      </w:rPr>
                      <m:t>j</m:t>
                    </m:r>
                  </m:num>
                  <m:den>
                    <m:r>
                      <w:rPr>
                        <w:rFonts w:ascii="Cambria Math" w:hAnsi="Cambria Math"/>
                        <w:sz w:val="24"/>
                        <w:szCs w:val="24"/>
                      </w:rPr>
                      <m:t>u</m:t>
                    </m:r>
                  </m:den>
                </m:f>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i,</m:t>
                    </m:r>
                    <m:r>
                      <m:rPr>
                        <m:sty m:val="b"/>
                      </m:rPr>
                      <w:rPr>
                        <w:rFonts w:ascii="Cambria Math" w:hAnsi="Cambria Math"/>
                        <w:sz w:val="24"/>
                        <w:szCs w:val="24"/>
                      </w:rPr>
                      <m:t>u</m:t>
                    </m:r>
                  </m:sub>
                </m:sSub>
                <m:r>
                  <m:rPr>
                    <m:sty m:val="bi"/>
                  </m:rPr>
                  <w:rPr>
                    <w:rFonts w:ascii="Cambria Math" w:hAnsi="Cambria Math"/>
                    <w:sz w:val="24"/>
                    <w:szCs w:val="24"/>
                  </w:rPr>
                  <m:t xml:space="preserve">  -</m:t>
                </m:r>
                <m:d>
                  <m:dPr>
                    <m:begChr m:val="["/>
                    <m:endChr m:val="]"/>
                    <m:ctrlPr>
                      <w:rPr>
                        <w:rFonts w:ascii="Cambria Math" w:hAnsi="Cambria Math"/>
                        <w:i/>
                        <w:iCs/>
                        <w:sz w:val="24"/>
                        <w:szCs w:val="24"/>
                      </w:rPr>
                    </m:ctrlPr>
                  </m:dPr>
                  <m:e>
                    <m:m>
                      <m:mPr>
                        <m:mcs>
                          <m:mc>
                            <m:mcPr>
                              <m:count m:val="2"/>
                              <m:mcJc m:val="center"/>
                            </m:mcPr>
                          </m:mc>
                        </m:mcs>
                        <m:ctrlPr>
                          <w:rPr>
                            <w:rFonts w:ascii="Cambria Math" w:hAnsi="Cambria Math"/>
                            <w:i/>
                            <w:iCs/>
                            <w:sz w:val="24"/>
                            <w:szCs w:val="24"/>
                          </w:rPr>
                        </m:ctrlPr>
                      </m:mPr>
                      <m:mr>
                        <m:e>
                          <m:r>
                            <w:rPr>
                              <w:rFonts w:ascii="Cambria Math" w:hAnsi="Cambria Math"/>
                              <w:sz w:val="24"/>
                              <w:szCs w:val="24"/>
                            </w:rPr>
                            <m:t>1-</m:t>
                          </m:r>
                          <m:f>
                            <m:fPr>
                              <m:type m:val="skw"/>
                              <m:ctrlPr>
                                <w:rPr>
                                  <w:rFonts w:ascii="Cambria Math" w:hAnsi="Cambria Math"/>
                                  <w:i/>
                                  <w:iCs/>
                                  <w:sz w:val="24"/>
                                  <w:szCs w:val="24"/>
                                </w:rPr>
                              </m:ctrlPr>
                            </m:fPr>
                            <m:num>
                              <m:r>
                                <w:rPr>
                                  <w:rFonts w:ascii="Cambria Math" w:hAnsi="Cambria Math"/>
                                  <w:sz w:val="24"/>
                                  <w:szCs w:val="24"/>
                                </w:rPr>
                                <m:t>i</m:t>
                              </m:r>
                            </m:num>
                            <m:den>
                              <m:r>
                                <w:rPr>
                                  <w:rFonts w:ascii="Cambria Math" w:hAnsi="Cambria Math"/>
                                  <w:sz w:val="24"/>
                                  <w:szCs w:val="24"/>
                                </w:rPr>
                                <m:t>v</m:t>
                              </m:r>
                            </m:den>
                          </m:f>
                        </m:e>
                        <m:e>
                          <m:f>
                            <m:fPr>
                              <m:type m:val="skw"/>
                              <m:ctrlPr>
                                <w:rPr>
                                  <w:rFonts w:ascii="Cambria Math" w:hAnsi="Cambria Math"/>
                                  <w:i/>
                                  <w:iCs/>
                                  <w:sz w:val="24"/>
                                  <w:szCs w:val="24"/>
                                </w:rPr>
                              </m:ctrlPr>
                            </m:fPr>
                            <m:num>
                              <m:r>
                                <w:rPr>
                                  <w:rFonts w:ascii="Cambria Math" w:hAnsi="Cambria Math"/>
                                  <w:sz w:val="24"/>
                                  <w:szCs w:val="24"/>
                                </w:rPr>
                                <m:t>i</m:t>
                              </m:r>
                            </m:num>
                            <m:den>
                              <m:r>
                                <w:rPr>
                                  <w:rFonts w:ascii="Cambria Math" w:hAnsi="Cambria Math"/>
                                  <w:sz w:val="24"/>
                                  <w:szCs w:val="24"/>
                                </w:rPr>
                                <m:t>v</m:t>
                              </m:r>
                            </m:den>
                          </m:f>
                        </m:e>
                      </m:mr>
                    </m:m>
                  </m:e>
                </m:d>
                <m:d>
                  <m:dPr>
                    <m:begChr m:val="["/>
                    <m:endChr m:val="]"/>
                    <m:ctrlPr>
                      <w:rPr>
                        <w:rFonts w:ascii="Cambria Math" w:hAnsi="Cambria Math"/>
                        <w:b/>
                        <w:bCs/>
                        <w:i/>
                        <w:iCs/>
                        <w:sz w:val="24"/>
                        <w:szCs w:val="24"/>
                      </w:rPr>
                    </m:ctrlPr>
                  </m:dPr>
                  <m:e>
                    <m:m>
                      <m:mPr>
                        <m:mcs>
                          <m:mc>
                            <m:mcPr>
                              <m:count m:val="2"/>
                              <m:mcJc m:val="center"/>
                            </m:mcPr>
                          </m:mc>
                        </m:mcs>
                        <m:ctrlPr>
                          <w:rPr>
                            <w:rFonts w:ascii="Cambria Math" w:hAnsi="Cambria Math"/>
                            <w:b/>
                            <w:bCs/>
                            <w:i/>
                            <w:iCs/>
                            <w:sz w:val="24"/>
                            <w:szCs w:val="24"/>
                          </w:rPr>
                        </m:ctrlPr>
                      </m:mPr>
                      <m:mr>
                        <m:e>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0,0</m:t>
                              </m:r>
                            </m:sub>
                          </m:sSub>
                        </m:e>
                        <m:e>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0,u</m:t>
                              </m:r>
                            </m:sub>
                          </m:sSub>
                        </m:e>
                      </m:mr>
                      <m:mr>
                        <m:e>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v,0</m:t>
                              </m:r>
                            </m:sub>
                          </m:sSub>
                        </m:e>
                        <m:e>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v,u</m:t>
                              </m:r>
                            </m:sub>
                          </m:sSub>
                        </m:e>
                      </m:mr>
                    </m:m>
                  </m:e>
                </m:d>
                <m:d>
                  <m:dPr>
                    <m:begChr m:val="["/>
                    <m:endChr m:val="]"/>
                    <m:ctrlPr>
                      <w:rPr>
                        <w:rFonts w:ascii="Cambria Math" w:hAnsi="Cambria Math"/>
                        <w:i/>
                        <w:iCs/>
                        <w:sz w:val="24"/>
                        <w:szCs w:val="24"/>
                      </w:rPr>
                    </m:ctrlPr>
                  </m:dPr>
                  <m:e>
                    <m:m>
                      <m:mPr>
                        <m:mcs>
                          <m:mc>
                            <m:mcPr>
                              <m:count m:val="1"/>
                              <m:mcJc m:val="center"/>
                            </m:mcPr>
                          </m:mc>
                        </m:mcs>
                        <m:ctrlPr>
                          <w:rPr>
                            <w:rFonts w:ascii="Cambria Math" w:hAnsi="Cambria Math"/>
                            <w:i/>
                            <w:iCs/>
                            <w:sz w:val="24"/>
                            <w:szCs w:val="24"/>
                          </w:rPr>
                        </m:ctrlPr>
                      </m:mPr>
                      <m:mr>
                        <m:e>
                          <m:r>
                            <w:rPr>
                              <w:rFonts w:ascii="Cambria Math" w:hAnsi="Cambria Math"/>
                              <w:sz w:val="24"/>
                              <w:szCs w:val="24"/>
                            </w:rPr>
                            <m:t>1-</m:t>
                          </m:r>
                          <m:f>
                            <m:fPr>
                              <m:type m:val="skw"/>
                              <m:ctrlPr>
                                <w:rPr>
                                  <w:rFonts w:ascii="Cambria Math" w:hAnsi="Cambria Math"/>
                                  <w:i/>
                                  <w:iCs/>
                                  <w:sz w:val="24"/>
                                  <w:szCs w:val="24"/>
                                </w:rPr>
                              </m:ctrlPr>
                            </m:fPr>
                            <m:num>
                              <m:r>
                                <w:rPr>
                                  <w:rFonts w:ascii="Cambria Math" w:hAnsi="Cambria Math"/>
                                  <w:sz w:val="24"/>
                                  <w:szCs w:val="24"/>
                                </w:rPr>
                                <m:t>j</m:t>
                              </m:r>
                            </m:num>
                            <m:den>
                              <m:r>
                                <w:rPr>
                                  <w:rFonts w:ascii="Cambria Math" w:hAnsi="Cambria Math"/>
                                  <w:sz w:val="24"/>
                                  <w:szCs w:val="24"/>
                                </w:rPr>
                                <m:t>u</m:t>
                              </m:r>
                            </m:den>
                          </m:f>
                        </m:e>
                      </m:mr>
                      <m:mr>
                        <m:e>
                          <m:f>
                            <m:fPr>
                              <m:type m:val="skw"/>
                              <m:ctrlPr>
                                <w:rPr>
                                  <w:rFonts w:ascii="Cambria Math" w:hAnsi="Cambria Math"/>
                                  <w:i/>
                                  <w:iCs/>
                                  <w:sz w:val="24"/>
                                  <w:szCs w:val="24"/>
                                </w:rPr>
                              </m:ctrlPr>
                            </m:fPr>
                            <m:num>
                              <m:r>
                                <w:rPr>
                                  <w:rFonts w:ascii="Cambria Math" w:hAnsi="Cambria Math"/>
                                  <w:sz w:val="24"/>
                                  <w:szCs w:val="24"/>
                                </w:rPr>
                                <m:t>j</m:t>
                              </m:r>
                            </m:num>
                            <m:den>
                              <m:r>
                                <w:rPr>
                                  <w:rFonts w:ascii="Cambria Math" w:hAnsi="Cambria Math"/>
                                  <w:sz w:val="24"/>
                                  <w:szCs w:val="24"/>
                                </w:rPr>
                                <m:t>u</m:t>
                              </m:r>
                            </m:den>
                          </m:f>
                        </m:e>
                      </m:mr>
                    </m:m>
                  </m:e>
                </m:d>
              </m:oMath>
            </m:oMathPara>
          </w:p>
        </w:tc>
        <w:tc>
          <w:tcPr>
            <w:tcW w:w="561" w:type="dxa"/>
            <w:vAlign w:val="center"/>
          </w:tcPr>
          <w:p w14:paraId="01FBF0CD" w14:textId="17923405" w:rsidR="00BE7389" w:rsidRPr="00F965F5" w:rsidRDefault="00BE7389" w:rsidP="008A1879">
            <w:pPr>
              <w:spacing w:line="360" w:lineRule="auto"/>
              <w:jc w:val="right"/>
              <w:rPr>
                <w:iCs/>
                <w:sz w:val="24"/>
                <w:szCs w:val="24"/>
              </w:rPr>
            </w:pPr>
            <w:r w:rsidRPr="00F965F5">
              <w:rPr>
                <w:iCs/>
                <w:sz w:val="24"/>
                <w:szCs w:val="24"/>
              </w:rPr>
              <w:t>(</w:t>
            </w:r>
            <w:r w:rsidR="008149F4">
              <w:rPr>
                <w:iCs/>
                <w:sz w:val="24"/>
                <w:szCs w:val="24"/>
              </w:rPr>
              <w:t>3</w:t>
            </w:r>
            <w:r w:rsidRPr="00F965F5">
              <w:rPr>
                <w:iCs/>
                <w:sz w:val="24"/>
                <w:szCs w:val="24"/>
              </w:rPr>
              <w:t>)</w:t>
            </w:r>
          </w:p>
        </w:tc>
      </w:tr>
    </w:tbl>
    <w:p w14:paraId="5B282245" w14:textId="77777777" w:rsidR="00F965F5" w:rsidRPr="00F965F5" w:rsidRDefault="00F965F5" w:rsidP="00B24B03">
      <w:pPr>
        <w:pStyle w:val="Text"/>
        <w:spacing w:line="360" w:lineRule="auto"/>
        <w:ind w:firstLine="0"/>
        <w:rPr>
          <w:sz w:val="24"/>
          <w:szCs w:val="24"/>
        </w:rPr>
      </w:pPr>
    </w:p>
    <w:p w14:paraId="4ACCD93B" w14:textId="7EC6B6C6" w:rsidR="00F965F5" w:rsidRDefault="001450A8" w:rsidP="008149F4">
      <w:pPr>
        <w:spacing w:line="360" w:lineRule="auto"/>
        <w:ind w:firstLine="202"/>
        <w:rPr>
          <w:rFonts w:ascii="Times New Roman" w:hAnsi="Times New Roman" w:cs="Times New Roman"/>
          <w:iCs/>
          <w:sz w:val="24"/>
          <w:szCs w:val="24"/>
        </w:rPr>
      </w:pPr>
      <w:r>
        <w:rPr>
          <w:rFonts w:ascii="Times New Roman" w:hAnsi="Times New Roman" w:cs="Times New Roman"/>
          <w:iCs/>
          <w:sz w:val="24"/>
          <w:szCs w:val="24"/>
        </w:rPr>
        <w:t xml:space="preserve">  </w:t>
      </w:r>
      <w:r w:rsidR="00B24B03">
        <w:rPr>
          <w:rFonts w:ascii="Times New Roman" w:hAnsi="Times New Roman" w:cs="Times New Roman"/>
          <w:iCs/>
          <w:sz w:val="24"/>
          <w:szCs w:val="24"/>
        </w:rPr>
        <w:t xml:space="preserve">Completing the above calculation for the patch, a </w:t>
      </w:r>
      <m:oMath>
        <m:r>
          <w:rPr>
            <w:rFonts w:ascii="Cambria Math" w:hAnsi="Cambria Math" w:cs="Times New Roman"/>
            <w:sz w:val="24"/>
            <w:szCs w:val="24"/>
          </w:rPr>
          <m:t>(v×u</m:t>
        </m:r>
      </m:oMath>
      <w:r w:rsidR="00A76462">
        <w:rPr>
          <w:rFonts w:ascii="Times New Roman" w:eastAsiaTheme="minorEastAsia" w:hAnsi="Times New Roman" w:cs="Times New Roman"/>
          <w:sz w:val="24"/>
          <w:szCs w:val="24"/>
        </w:rPr>
        <w:t>)</w:t>
      </w:r>
      <w:r w:rsidR="00B24B03">
        <w:rPr>
          <w:rFonts w:ascii="Times New Roman" w:eastAsiaTheme="minorEastAsia" w:hAnsi="Times New Roman" w:cs="Times New Roman"/>
          <w:sz w:val="24"/>
          <w:szCs w:val="24"/>
        </w:rPr>
        <w:t xml:space="preserve"> set of points within the boundary curves is created. This process is completed for each dimension of interest. </w:t>
      </w:r>
      <w:r w:rsidR="00A437F5" w:rsidRPr="00F965F5">
        <w:rPr>
          <w:rFonts w:ascii="Times New Roman" w:hAnsi="Times New Roman" w:cs="Times New Roman"/>
          <w:iCs/>
          <w:sz w:val="24"/>
          <w:szCs w:val="24"/>
        </w:rPr>
        <w:t>A patch is made for</w:t>
      </w:r>
      <w:r w:rsidR="00B24B03">
        <w:rPr>
          <w:rFonts w:ascii="Times New Roman" w:hAnsi="Times New Roman" w:cs="Times New Roman"/>
          <w:iCs/>
          <w:sz w:val="24"/>
          <w:szCs w:val="24"/>
        </w:rPr>
        <w:t xml:space="preserve"> the </w:t>
      </w:r>
      <w:r w:rsidR="00A437F5" w:rsidRPr="00F965F5">
        <w:rPr>
          <w:rFonts w:ascii="Times New Roman" w:hAnsi="Times New Roman" w:cs="Times New Roman"/>
          <w:iCs/>
          <w:sz w:val="24"/>
          <w:szCs w:val="24"/>
        </w:rPr>
        <w:t>X, Y, and Z</w:t>
      </w:r>
      <w:r w:rsidR="00B24B03">
        <w:rPr>
          <w:rFonts w:ascii="Times New Roman" w:hAnsi="Times New Roman" w:cs="Times New Roman"/>
          <w:iCs/>
          <w:sz w:val="24"/>
          <w:szCs w:val="24"/>
        </w:rPr>
        <w:t xml:space="preserve"> dimensions as well as for the time dimension</w:t>
      </w:r>
      <w:r w:rsidR="004B77F9">
        <w:rPr>
          <w:rFonts w:ascii="Times New Roman" w:hAnsi="Times New Roman" w:cs="Times New Roman"/>
          <w:iCs/>
          <w:sz w:val="24"/>
          <w:szCs w:val="24"/>
        </w:rPr>
        <w:t xml:space="preserve">. </w:t>
      </w:r>
      <w:r w:rsidR="00B24B03">
        <w:rPr>
          <w:rFonts w:ascii="Times New Roman" w:hAnsi="Times New Roman" w:cs="Times New Roman"/>
          <w:iCs/>
          <w:sz w:val="24"/>
          <w:szCs w:val="24"/>
        </w:rPr>
        <w:t>The boundary curves for the</w:t>
      </w:r>
      <w:r w:rsidR="00A437F5" w:rsidRPr="00F965F5">
        <w:rPr>
          <w:rFonts w:ascii="Times New Roman" w:hAnsi="Times New Roman" w:cs="Times New Roman"/>
          <w:iCs/>
          <w:sz w:val="24"/>
          <w:szCs w:val="24"/>
        </w:rPr>
        <w:t xml:space="preserve"> time dimension patch </w:t>
      </w:r>
      <w:r w:rsidR="00B24B03">
        <w:rPr>
          <w:rFonts w:ascii="Times New Roman" w:hAnsi="Times New Roman" w:cs="Times New Roman"/>
          <w:iCs/>
          <w:sz w:val="24"/>
          <w:szCs w:val="24"/>
        </w:rPr>
        <w:t xml:space="preserve">are defined as follows. </w:t>
      </w:r>
      <w:r w:rsidR="004B77F9">
        <w:rPr>
          <w:rFonts w:ascii="Times New Roman" w:hAnsi="Times New Roman" w:cs="Times New Roman"/>
          <w:iCs/>
          <w:sz w:val="24"/>
          <w:szCs w:val="24"/>
        </w:rPr>
        <w:t>C</w:t>
      </w:r>
      <w:r w:rsidR="00A437F5" w:rsidRPr="00F965F5">
        <w:rPr>
          <w:rFonts w:ascii="Times New Roman" w:hAnsi="Times New Roman" w:cs="Times New Roman"/>
          <w:iCs/>
          <w:sz w:val="24"/>
          <w:szCs w:val="24"/>
        </w:rPr>
        <w:t xml:space="preserve">urves </w:t>
      </w:r>
      <w:r w:rsidR="004C7ABF">
        <w:rPr>
          <w:rFonts w:ascii="Times New Roman" w:hAnsi="Times New Roman" w:cs="Times New Roman"/>
          <w:iCs/>
          <w:sz w:val="24"/>
          <w:szCs w:val="24"/>
        </w:rPr>
        <w:t>2</w:t>
      </w:r>
      <w:r w:rsidR="004C7ABF" w:rsidRPr="00F965F5">
        <w:rPr>
          <w:rFonts w:ascii="Times New Roman" w:hAnsi="Times New Roman" w:cs="Times New Roman"/>
          <w:iCs/>
          <w:sz w:val="24"/>
          <w:szCs w:val="24"/>
        </w:rPr>
        <w:t xml:space="preserve"> </w:t>
      </w:r>
      <w:r w:rsidR="00A437F5" w:rsidRPr="00F965F5">
        <w:rPr>
          <w:rFonts w:ascii="Times New Roman" w:hAnsi="Times New Roman" w:cs="Times New Roman"/>
          <w:iCs/>
          <w:sz w:val="24"/>
          <w:szCs w:val="24"/>
        </w:rPr>
        <w:t xml:space="preserve">and </w:t>
      </w:r>
      <w:r w:rsidR="004C7ABF">
        <w:rPr>
          <w:rFonts w:ascii="Times New Roman" w:hAnsi="Times New Roman" w:cs="Times New Roman"/>
          <w:iCs/>
          <w:sz w:val="24"/>
          <w:szCs w:val="24"/>
        </w:rPr>
        <w:t xml:space="preserve">4 </w:t>
      </w:r>
      <w:proofErr w:type="gramStart"/>
      <w:r w:rsidR="00B24B03">
        <w:rPr>
          <w:rFonts w:ascii="Times New Roman" w:hAnsi="Times New Roman" w:cs="Times New Roman"/>
          <w:iCs/>
          <w:sz w:val="24"/>
          <w:szCs w:val="24"/>
        </w:rPr>
        <w:t>lie</w:t>
      </w:r>
      <w:proofErr w:type="gramEnd"/>
      <w:r w:rsidR="00B24B03">
        <w:rPr>
          <w:rFonts w:ascii="Times New Roman" w:hAnsi="Times New Roman" w:cs="Times New Roman"/>
          <w:iCs/>
          <w:sz w:val="24"/>
          <w:szCs w:val="24"/>
        </w:rPr>
        <w:t xml:space="preserve"> between two points known at specific time</w:t>
      </w:r>
      <w:r w:rsidR="004B77F9">
        <w:rPr>
          <w:rFonts w:ascii="Times New Roman" w:hAnsi="Times New Roman" w:cs="Times New Roman"/>
          <w:iCs/>
          <w:sz w:val="24"/>
          <w:szCs w:val="24"/>
        </w:rPr>
        <w:t>s. They</w:t>
      </w:r>
      <w:r w:rsidR="00A437F5" w:rsidRPr="00F965F5">
        <w:rPr>
          <w:rFonts w:ascii="Times New Roman" w:hAnsi="Times New Roman" w:cs="Times New Roman"/>
          <w:iCs/>
          <w:sz w:val="24"/>
          <w:szCs w:val="24"/>
        </w:rPr>
        <w:t xml:space="preserve"> are characterized by </w:t>
      </w:r>
      <w:r w:rsidR="004B77F9">
        <w:rPr>
          <w:rFonts w:ascii="Times New Roman" w:hAnsi="Times New Roman" w:cs="Times New Roman"/>
          <w:iCs/>
          <w:sz w:val="24"/>
          <w:szCs w:val="24"/>
        </w:rPr>
        <w:t>these</w:t>
      </w:r>
      <w:r w:rsidR="00A437F5" w:rsidRPr="00F965F5">
        <w:rPr>
          <w:rFonts w:ascii="Times New Roman" w:hAnsi="Times New Roman" w:cs="Times New Roman"/>
          <w:iCs/>
          <w:sz w:val="24"/>
          <w:szCs w:val="24"/>
        </w:rPr>
        <w:t xml:space="preserve"> times</w:t>
      </w:r>
      <w:r w:rsidR="00B24B03">
        <w:rPr>
          <w:rFonts w:ascii="Times New Roman" w:hAnsi="Times New Roman" w:cs="Times New Roman"/>
          <w:iCs/>
          <w:sz w:val="24"/>
          <w:szCs w:val="24"/>
        </w:rPr>
        <w:t>. C</w:t>
      </w:r>
      <w:r w:rsidR="00A437F5" w:rsidRPr="00F965F5">
        <w:rPr>
          <w:rFonts w:ascii="Times New Roman" w:hAnsi="Times New Roman" w:cs="Times New Roman"/>
          <w:iCs/>
          <w:sz w:val="24"/>
          <w:szCs w:val="24"/>
        </w:rPr>
        <w:t xml:space="preserve">urves </w:t>
      </w:r>
      <w:r w:rsidR="0003010E">
        <w:rPr>
          <w:rFonts w:ascii="Times New Roman" w:hAnsi="Times New Roman" w:cs="Times New Roman"/>
          <w:iCs/>
          <w:sz w:val="24"/>
          <w:szCs w:val="24"/>
        </w:rPr>
        <w:t>1</w:t>
      </w:r>
      <w:r w:rsidR="0003010E" w:rsidRPr="00F965F5">
        <w:rPr>
          <w:rFonts w:ascii="Times New Roman" w:hAnsi="Times New Roman" w:cs="Times New Roman"/>
          <w:iCs/>
          <w:sz w:val="24"/>
          <w:szCs w:val="24"/>
        </w:rPr>
        <w:t xml:space="preserve"> </w:t>
      </w:r>
      <w:r w:rsidR="00A437F5" w:rsidRPr="00F965F5">
        <w:rPr>
          <w:rFonts w:ascii="Times New Roman" w:hAnsi="Times New Roman" w:cs="Times New Roman"/>
          <w:iCs/>
          <w:sz w:val="24"/>
          <w:szCs w:val="24"/>
        </w:rPr>
        <w:t xml:space="preserve">and </w:t>
      </w:r>
      <w:r w:rsidR="0003010E">
        <w:rPr>
          <w:rFonts w:ascii="Times New Roman" w:hAnsi="Times New Roman" w:cs="Times New Roman"/>
          <w:iCs/>
          <w:sz w:val="24"/>
          <w:szCs w:val="24"/>
        </w:rPr>
        <w:t>3</w:t>
      </w:r>
      <w:r w:rsidR="0003010E" w:rsidRPr="00F965F5">
        <w:rPr>
          <w:rFonts w:ascii="Times New Roman" w:hAnsi="Times New Roman" w:cs="Times New Roman"/>
          <w:iCs/>
          <w:sz w:val="24"/>
          <w:szCs w:val="24"/>
        </w:rPr>
        <w:t xml:space="preserve"> </w:t>
      </w:r>
      <w:r w:rsidR="00A437F5" w:rsidRPr="00F965F5">
        <w:rPr>
          <w:rFonts w:ascii="Times New Roman" w:hAnsi="Times New Roman" w:cs="Times New Roman"/>
          <w:iCs/>
          <w:sz w:val="24"/>
          <w:szCs w:val="24"/>
        </w:rPr>
        <w:t>are defined as linear interpolations between the time at the first configuration and the time at the second.</w:t>
      </w:r>
      <w:r w:rsidR="00B24B03">
        <w:rPr>
          <w:rFonts w:ascii="Times New Roman" w:hAnsi="Times New Roman" w:cs="Times New Roman"/>
          <w:iCs/>
          <w:sz w:val="24"/>
          <w:szCs w:val="24"/>
        </w:rPr>
        <w:t xml:space="preserve"> </w:t>
      </w:r>
      <w:r w:rsidR="006F7698">
        <w:rPr>
          <w:rFonts w:ascii="Times New Roman" w:hAnsi="Times New Roman" w:cs="Times New Roman"/>
          <w:iCs/>
          <w:sz w:val="24"/>
          <w:szCs w:val="24"/>
        </w:rPr>
        <w:t xml:space="preserve">An example patch with the time displayed as color is shown in </w:t>
      </w:r>
      <w:r w:rsidR="008404F8">
        <w:rPr>
          <w:rFonts w:ascii="Times New Roman" w:hAnsi="Times New Roman" w:cs="Times New Roman"/>
          <w:iCs/>
          <w:sz w:val="24"/>
          <w:szCs w:val="24"/>
        </w:rPr>
        <w:t xml:space="preserve">right side of </w:t>
      </w:r>
      <w:r w:rsidR="006F7698">
        <w:rPr>
          <w:rFonts w:ascii="Times New Roman" w:hAnsi="Times New Roman" w:cs="Times New Roman"/>
          <w:iCs/>
          <w:sz w:val="24"/>
          <w:szCs w:val="24"/>
        </w:rPr>
        <w:t xml:space="preserve">Figure </w:t>
      </w:r>
      <w:r w:rsidR="004B77F9">
        <w:rPr>
          <w:rFonts w:ascii="Times New Roman" w:hAnsi="Times New Roman" w:cs="Times New Roman"/>
          <w:iCs/>
          <w:sz w:val="24"/>
          <w:szCs w:val="24"/>
        </w:rPr>
        <w:t>3</w:t>
      </w:r>
      <w:r w:rsidR="006F7698">
        <w:rPr>
          <w:rFonts w:ascii="Times New Roman" w:hAnsi="Times New Roman" w:cs="Times New Roman"/>
          <w:iCs/>
          <w:sz w:val="24"/>
          <w:szCs w:val="24"/>
        </w:rPr>
        <w:t xml:space="preserve">. </w:t>
      </w:r>
      <w:r w:rsidR="00C82CB8">
        <w:rPr>
          <w:rFonts w:ascii="Times New Roman" w:hAnsi="Times New Roman" w:cs="Times New Roman"/>
          <w:iCs/>
          <w:sz w:val="24"/>
          <w:szCs w:val="24"/>
        </w:rPr>
        <w:t>Applying this process iteratively to each segment of the human</w:t>
      </w:r>
      <w:r w:rsidR="00793A6E">
        <w:rPr>
          <w:rFonts w:ascii="Times New Roman" w:hAnsi="Times New Roman" w:cs="Times New Roman"/>
          <w:iCs/>
          <w:sz w:val="24"/>
          <w:szCs w:val="24"/>
        </w:rPr>
        <w:t>’s motion</w:t>
      </w:r>
      <w:r w:rsidR="00C82CB8">
        <w:rPr>
          <w:rFonts w:ascii="Times New Roman" w:hAnsi="Times New Roman" w:cs="Times New Roman"/>
          <w:iCs/>
          <w:sz w:val="24"/>
          <w:szCs w:val="24"/>
        </w:rPr>
        <w:t xml:space="preserve"> between each known pose defines the volume swept out by the human</w:t>
      </w:r>
      <w:r w:rsidR="004B77F9">
        <w:rPr>
          <w:rFonts w:ascii="Times New Roman" w:hAnsi="Times New Roman" w:cs="Times New Roman"/>
          <w:iCs/>
          <w:sz w:val="24"/>
          <w:szCs w:val="24"/>
        </w:rPr>
        <w:t xml:space="preserve">. In </w:t>
      </w:r>
      <w:r w:rsidR="006F7698">
        <w:rPr>
          <w:rFonts w:ascii="Times New Roman" w:hAnsi="Times New Roman" w:cs="Times New Roman"/>
          <w:iCs/>
          <w:sz w:val="24"/>
          <w:szCs w:val="24"/>
        </w:rPr>
        <w:t xml:space="preserve">Figure </w:t>
      </w:r>
      <w:r w:rsidR="004B77F9">
        <w:rPr>
          <w:rFonts w:ascii="Times New Roman" w:hAnsi="Times New Roman" w:cs="Times New Roman"/>
          <w:iCs/>
          <w:sz w:val="24"/>
          <w:szCs w:val="24"/>
        </w:rPr>
        <w:t>4</w:t>
      </w:r>
      <w:r w:rsidR="00793A6E">
        <w:rPr>
          <w:rFonts w:ascii="Times New Roman" w:hAnsi="Times New Roman" w:cs="Times New Roman"/>
          <w:iCs/>
          <w:sz w:val="24"/>
          <w:szCs w:val="24"/>
        </w:rPr>
        <w:t>,</w:t>
      </w:r>
      <w:r w:rsidR="004B77F9">
        <w:rPr>
          <w:rFonts w:ascii="Times New Roman" w:hAnsi="Times New Roman" w:cs="Times New Roman"/>
          <w:iCs/>
          <w:sz w:val="24"/>
          <w:szCs w:val="24"/>
        </w:rPr>
        <w:t xml:space="preserve"> the positional X, Y, and Z patches are used to plot the human’s swept volume, and the time patch, displayed as color, further characterizes each point</w:t>
      </w:r>
      <w:r w:rsidR="00C82CB8">
        <w:rPr>
          <w:rFonts w:ascii="Times New Roman" w:hAnsi="Times New Roman" w:cs="Times New Roman"/>
          <w:iCs/>
          <w:sz w:val="24"/>
          <w:szCs w:val="24"/>
        </w:rPr>
        <w:t>.</w:t>
      </w:r>
    </w:p>
    <w:p w14:paraId="46A62C76" w14:textId="228D28A4" w:rsidR="006F7698" w:rsidRDefault="00071760" w:rsidP="006F7698">
      <w:pPr>
        <w:spacing w:line="360" w:lineRule="auto"/>
        <w:ind w:firstLine="202"/>
        <w:jc w:val="center"/>
        <w:rPr>
          <w:rFonts w:ascii="Times New Roman" w:hAnsi="Times New Roman" w:cs="Times New Roman"/>
          <w:iCs/>
          <w:sz w:val="24"/>
          <w:szCs w:val="24"/>
        </w:rPr>
      </w:pPr>
      <w:r>
        <w:rPr>
          <w:rFonts w:ascii="Times New Roman" w:hAnsi="Times New Roman" w:cs="Times New Roman"/>
          <w:iCs/>
          <w:noProof/>
          <w:sz w:val="24"/>
          <w:szCs w:val="24"/>
        </w:rPr>
        <mc:AlternateContent>
          <mc:Choice Requires="wpg">
            <w:drawing>
              <wp:anchor distT="0" distB="0" distL="114300" distR="114300" simplePos="0" relativeHeight="251656192" behindDoc="0" locked="0" layoutInCell="1" allowOverlap="1" wp14:anchorId="4C288628" wp14:editId="655A914D">
                <wp:simplePos x="0" y="0"/>
                <wp:positionH relativeFrom="column">
                  <wp:posOffset>1097280</wp:posOffset>
                </wp:positionH>
                <wp:positionV relativeFrom="paragraph">
                  <wp:posOffset>241788</wp:posOffset>
                </wp:positionV>
                <wp:extent cx="3763108" cy="2089395"/>
                <wp:effectExtent l="0" t="0" r="8890" b="6350"/>
                <wp:wrapNone/>
                <wp:docPr id="50" name="Group 50"/>
                <wp:cNvGraphicFramePr/>
                <a:graphic xmlns:a="http://schemas.openxmlformats.org/drawingml/2006/main">
                  <a:graphicData uri="http://schemas.microsoft.com/office/word/2010/wordprocessingGroup">
                    <wpg:wgp>
                      <wpg:cNvGrpSpPr/>
                      <wpg:grpSpPr>
                        <a:xfrm>
                          <a:off x="0" y="0"/>
                          <a:ext cx="3763108" cy="2089395"/>
                          <a:chOff x="0" y="0"/>
                          <a:chExt cx="3763108" cy="2089395"/>
                        </a:xfrm>
                      </wpg:grpSpPr>
                      <wps:wsp>
                        <wps:cNvPr id="38" name="Text Box 38"/>
                        <wps:cNvSpPr txBox="1"/>
                        <wps:spPr>
                          <a:xfrm>
                            <a:off x="2356277" y="0"/>
                            <a:ext cx="1069206" cy="351693"/>
                          </a:xfrm>
                          <a:prstGeom prst="rect">
                            <a:avLst/>
                          </a:prstGeom>
                          <a:solidFill>
                            <a:schemeClr val="lt1"/>
                          </a:solidFill>
                          <a:ln w="6350">
                            <a:noFill/>
                          </a:ln>
                        </wps:spPr>
                        <wps:txbx>
                          <w:txbxContent>
                            <w:p w14:paraId="0A90AEEA" w14:textId="77207F52" w:rsidR="0000731F" w:rsidRDefault="0000731F">
                              <w:r>
                                <w:t>Head/Neck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2785403" y="471268"/>
                            <a:ext cx="745587" cy="281354"/>
                          </a:xfrm>
                          <a:prstGeom prst="rect">
                            <a:avLst/>
                          </a:prstGeom>
                          <a:solidFill>
                            <a:schemeClr val="lt1"/>
                          </a:solidFill>
                          <a:ln w="6350">
                            <a:noFill/>
                          </a:ln>
                        </wps:spPr>
                        <wps:txbx>
                          <w:txbxContent>
                            <w:p w14:paraId="03AEB0B4" w14:textId="0C82CC41" w:rsidR="0000731F" w:rsidRDefault="0000731F" w:rsidP="00071760">
                              <w:r>
                                <w:t>Left 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133643" y="590844"/>
                            <a:ext cx="942536" cy="323557"/>
                          </a:xfrm>
                          <a:prstGeom prst="rect">
                            <a:avLst/>
                          </a:prstGeom>
                          <a:solidFill>
                            <a:schemeClr val="lt1"/>
                          </a:solidFill>
                          <a:ln w="6350">
                            <a:noFill/>
                          </a:ln>
                        </wps:spPr>
                        <wps:txbx>
                          <w:txbxContent>
                            <w:p w14:paraId="3DEAF404" w14:textId="0EB6E21F" w:rsidR="0000731F" w:rsidRDefault="0000731F" w:rsidP="00071760">
                              <w:r>
                                <w:t>Right 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2750234" y="1005840"/>
                            <a:ext cx="1012874" cy="281353"/>
                          </a:xfrm>
                          <a:prstGeom prst="rect">
                            <a:avLst/>
                          </a:prstGeom>
                          <a:solidFill>
                            <a:schemeClr val="lt1"/>
                          </a:solidFill>
                          <a:ln w="6350">
                            <a:noFill/>
                          </a:ln>
                        </wps:spPr>
                        <wps:txbx>
                          <w:txbxContent>
                            <w:p w14:paraId="6DD9A73C" w14:textId="1EE42552" w:rsidR="0000731F" w:rsidRDefault="0000731F" w:rsidP="00071760">
                              <w:r>
                                <w:t>Left Forearm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0" y="1357533"/>
                            <a:ext cx="1076178" cy="323557"/>
                          </a:xfrm>
                          <a:prstGeom prst="rect">
                            <a:avLst/>
                          </a:prstGeom>
                          <a:solidFill>
                            <a:schemeClr val="lt1"/>
                          </a:solidFill>
                          <a:ln w="6350">
                            <a:noFill/>
                          </a:ln>
                        </wps:spPr>
                        <wps:txbx>
                          <w:txbxContent>
                            <w:p w14:paraId="6EFA89A1" w14:textId="03307B1F" w:rsidR="0000731F" w:rsidRDefault="0000731F" w:rsidP="00071760">
                              <w:r>
                                <w:t>Right Forearm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1990578" y="1765496"/>
                            <a:ext cx="534573" cy="323899"/>
                          </a:xfrm>
                          <a:prstGeom prst="rect">
                            <a:avLst/>
                          </a:prstGeom>
                          <a:solidFill>
                            <a:schemeClr val="lt1"/>
                          </a:solidFill>
                          <a:ln w="6350">
                            <a:noFill/>
                          </a:ln>
                        </wps:spPr>
                        <wps:txbx>
                          <w:txbxContent>
                            <w:p w14:paraId="1841A871" w14:textId="23E48F67" w:rsidR="0000731F" w:rsidRDefault="0000731F" w:rsidP="00071760">
                              <w:r>
                                <w:t>Torso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Straight Arrow Connector 44"/>
                        <wps:cNvCnPr/>
                        <wps:spPr>
                          <a:xfrm flipH="1">
                            <a:off x="2295965" y="211016"/>
                            <a:ext cx="334693" cy="2316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Straight Arrow Connector 45"/>
                        <wps:cNvCnPr/>
                        <wps:spPr>
                          <a:xfrm flipH="1">
                            <a:off x="2422574" y="710419"/>
                            <a:ext cx="665284" cy="3562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Straight Arrow Connector 46"/>
                        <wps:cNvCnPr/>
                        <wps:spPr>
                          <a:xfrm flipH="1">
                            <a:off x="2717995" y="1209822"/>
                            <a:ext cx="464233" cy="1473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 name="Straight Arrow Connector 47"/>
                        <wps:cNvCnPr/>
                        <wps:spPr>
                          <a:xfrm>
                            <a:off x="513471" y="914400"/>
                            <a:ext cx="632948" cy="2614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Straight Arrow Connector 48"/>
                        <wps:cNvCnPr/>
                        <wps:spPr>
                          <a:xfrm>
                            <a:off x="436098" y="1631853"/>
                            <a:ext cx="893299" cy="2250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wps:spPr>
                          <a:xfrm flipH="1" flipV="1">
                            <a:off x="1810629" y="1592580"/>
                            <a:ext cx="372794" cy="2250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4C288628" id="Group 50" o:spid="_x0000_s1056" style="position:absolute;left:0;text-align:left;margin-left:86.4pt;margin-top:19.05pt;width:296.3pt;height:164.5pt;z-index:251656192;mso-height-relative:margin" coordsize="37631,20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">
                <v:shape id="Text Box 38" o:spid="_x0000_s1057" type="#_x0000_t202" style="position:absolute;left:23562;width:10692;height:3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" fillcolor="white [3201]" stroked="f" strokeweight=".5pt">
                  <v:textbox>
                    <w:txbxContent>
                      <w:p w14:paraId="0A90AEEA" w14:textId="77207F52" w:rsidR="0000731F" w:rsidRDefault="0000731F">
                        <w:r>
                          <w:t>Head/Neck</w:t>
                        </w:r>
                      </w:p>
                    </w:txbxContent>
                  </v:textbox>
                </v:shape>
                <v:shape id="Text Box 39" o:spid="_x0000_s1058" type="#_x0000_t202" style="position:absolute;left:27854;top:4712;width:7455;height:2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" fillcolor="white [3201]" stroked="f" strokeweight=".5pt">
                  <v:textbox>
                    <w:txbxContent>
                      <w:p w14:paraId="03AEB0B4" w14:textId="0C82CC41" w:rsidR="0000731F" w:rsidRDefault="0000731F" w:rsidP="00071760">
                        <w:r>
                          <w:t>Left Arm</w:t>
                        </w:r>
                      </w:p>
                    </w:txbxContent>
                  </v:textbox>
                </v:shape>
                <v:shape id="Text Box 40" o:spid="_x0000_s1059" type="#_x0000_t202" style="position:absolute;left:1336;top:5908;width:9425;height:3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" fillcolor="white [3201]" stroked="f" strokeweight=".5pt">
                  <v:textbox>
                    <w:txbxContent>
                      <w:p w14:paraId="3DEAF404" w14:textId="0EB6E21F" w:rsidR="0000731F" w:rsidRDefault="0000731F" w:rsidP="00071760">
                        <w:r>
                          <w:t>Right Arm</w:t>
                        </w:r>
                      </w:p>
                    </w:txbxContent>
                  </v:textbox>
                </v:shape>
                <v:shape id="Text Box 41" o:spid="_x0000_s1060" type="#_x0000_t202" style="position:absolute;left:27502;top:10058;width:10129;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" fillcolor="white [3201]" stroked="f" strokeweight=".5pt">
                  <v:textbox>
                    <w:txbxContent>
                      <w:p w14:paraId="6DD9A73C" w14:textId="1EE42552" w:rsidR="0000731F" w:rsidRDefault="0000731F" w:rsidP="00071760">
                        <w:r>
                          <w:t>Left Forearm</w:t>
                        </w:r>
                      </w:p>
                    </w:txbxContent>
                  </v:textbox>
                </v:shape>
                <v:shape id="Text Box 42" o:spid="_x0000_s1061" type="#_x0000_t202" style="position:absolute;top:13575;width:10761;height:3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" fillcolor="white [3201]" stroked="f" strokeweight=".5pt">
                  <v:textbox>
                    <w:txbxContent>
                      <w:p w14:paraId="6EFA89A1" w14:textId="03307B1F" w:rsidR="0000731F" w:rsidRDefault="0000731F" w:rsidP="00071760">
                        <w:r>
                          <w:t>Right Forearm</w:t>
                        </w:r>
                      </w:p>
                    </w:txbxContent>
                  </v:textbox>
                </v:shape>
                <v:shape id="Text Box 43" o:spid="_x0000_s1062" type="#_x0000_t202" style="position:absolute;left:19905;top:17654;width:5346;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" fillcolor="white [3201]" stroked="f" strokeweight=".5pt">
                  <v:textbox>
                    <w:txbxContent>
                      <w:p w14:paraId="1841A871" w14:textId="23E48F67" w:rsidR="0000731F" w:rsidRDefault="0000731F" w:rsidP="00071760">
                        <w:r>
                          <w:t>Torso</w:t>
                        </w:r>
                      </w:p>
                    </w:txbxContent>
                  </v:textbox>
                </v:shape>
                <v:shape id="Straight Arrow Connector 44" o:spid="_x0000_s1063" type="#_x0000_t32" style="position:absolute;left:22959;top:2110;width:3347;height:23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" strokecolor="black [3200]" strokeweight=".5pt">
                  <v:stroke endarrow="block" joinstyle="miter"/>
                </v:shape>
                <v:shape id="Straight Arrow Connector 45" o:spid="_x0000_s1064" type="#_x0000_t32" style="position:absolute;left:24225;top:7104;width:6653;height:35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" strokecolor="black [3200]" strokeweight=".5pt">
                  <v:stroke endarrow="block" joinstyle="miter"/>
                </v:shape>
                <v:shape id="Straight Arrow Connector 46" o:spid="_x0000_s1065" type="#_x0000_t32" style="position:absolute;left:27179;top:12098;width:4643;height:14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" strokecolor="black [3200]" strokeweight=".5pt">
                  <v:stroke endarrow="block" joinstyle="miter"/>
                </v:shape>
                <v:shape id="Straight Arrow Connector 47" o:spid="_x0000_s1066" type="#_x0000_t32" style="position:absolute;left:5134;top:9144;width:6330;height:26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" strokecolor="black [3200]" strokeweight=".5pt">
                  <v:stroke endarrow="block" joinstyle="miter"/>
                </v:shape>
                <v:shape id="Straight Arrow Connector 48" o:spid="_x0000_s1067" type="#_x0000_t32" style="position:absolute;left:4360;top:16318;width:8933;height:22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" strokecolor="black [3200]" strokeweight=".5pt">
                  <v:stroke endarrow="block" joinstyle="miter"/>
                </v:shape>
                <v:shape id="Straight Arrow Connector 49" o:spid="_x0000_s1068" type="#_x0000_t32" style="position:absolute;left:18106;top:15925;width:3728;height:225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" strokecolor="black [3200]" strokeweight=".5pt">
                  <v:stroke endarrow="block" joinstyle="miter"/>
                </v:shape>
              </v:group>
            </w:pict>
          </mc:Fallback>
        </mc:AlternateContent>
      </w:r>
      <w:r w:rsidR="006F7698">
        <w:rPr>
          <w:rFonts w:ascii="Times New Roman" w:hAnsi="Times New Roman" w:cs="Times New Roman"/>
          <w:iCs/>
          <w:noProof/>
          <w:sz w:val="24"/>
          <w:szCs w:val="24"/>
        </w:rPr>
        <w:drawing>
          <wp:inline distT="0" distB="0" distL="0" distR="0" wp14:anchorId="74329CA3" wp14:editId="5E853500">
            <wp:extent cx="2179674" cy="2328671"/>
            <wp:effectExtent l="0" t="0" r="0" b="0"/>
            <wp:docPr id="22" name="Picture 22"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 4.jpg"/>
                    <pic:cNvPicPr/>
                  </pic:nvPicPr>
                  <pic:blipFill rotWithShape="1">
                    <a:blip r:embed="rId20" cstate="print">
                      <a:extLst>
                        <a:ext uri="{28A0092B-C50C-407E-A947-70E740481C1C}">
                          <a14:useLocalDpi xmlns:a14="http://schemas.microsoft.com/office/drawing/2010/main" val="0"/>
                        </a:ext>
                      </a:extLst>
                    </a:blip>
                    <a:srcRect l="18944" t="14084" r="19825" b="16210"/>
                    <a:stretch/>
                  </pic:blipFill>
                  <pic:spPr bwMode="auto">
                    <a:xfrm>
                      <a:off x="0" y="0"/>
                      <a:ext cx="2204244" cy="2354921"/>
                    </a:xfrm>
                    <a:prstGeom prst="rect">
                      <a:avLst/>
                    </a:prstGeom>
                    <a:ln>
                      <a:noFill/>
                    </a:ln>
                    <a:extLst>
                      <a:ext uri="{53640926-AAD7-44D8-BBD7-CCE9431645EC}">
                        <a14:shadowObscured xmlns:a14="http://schemas.microsoft.com/office/drawing/2010/main"/>
                      </a:ext>
                    </a:extLst>
                  </pic:spPr>
                </pic:pic>
              </a:graphicData>
            </a:graphic>
          </wp:inline>
        </w:drawing>
      </w:r>
    </w:p>
    <w:p w14:paraId="1C564102" w14:textId="294C6EFC" w:rsidR="006F7698" w:rsidRPr="0031330A" w:rsidRDefault="006F7698" w:rsidP="00323330">
      <w:pPr>
        <w:pStyle w:val="Caption"/>
        <w:spacing w:line="360" w:lineRule="auto"/>
        <w:jc w:val="center"/>
        <w:rPr>
          <w:i w:val="0"/>
          <w:iCs w:val="0"/>
          <w:color w:val="auto"/>
          <w:sz w:val="24"/>
          <w:szCs w:val="24"/>
        </w:rPr>
      </w:pPr>
      <w:r w:rsidRPr="0031330A">
        <w:rPr>
          <w:b/>
          <w:bCs/>
          <w:i w:val="0"/>
          <w:iCs w:val="0"/>
          <w:color w:val="auto"/>
          <w:sz w:val="24"/>
          <w:szCs w:val="24"/>
        </w:rPr>
        <w:t xml:space="preserve">Figure </w:t>
      </w:r>
      <w:r w:rsidR="004B77F9">
        <w:rPr>
          <w:b/>
          <w:bCs/>
          <w:i w:val="0"/>
          <w:iCs w:val="0"/>
          <w:noProof/>
          <w:color w:val="auto"/>
          <w:sz w:val="24"/>
          <w:szCs w:val="24"/>
        </w:rPr>
        <w:t>4</w:t>
      </w:r>
      <w:r w:rsidRPr="0031330A">
        <w:rPr>
          <w:b/>
          <w:bCs/>
          <w:i w:val="0"/>
          <w:iCs w:val="0"/>
          <w:color w:val="auto"/>
          <w:sz w:val="24"/>
          <w:szCs w:val="24"/>
        </w:rPr>
        <w:t>.</w:t>
      </w:r>
      <w:r w:rsidRPr="0031330A">
        <w:rPr>
          <w:i w:val="0"/>
          <w:iCs w:val="0"/>
          <w:color w:val="auto"/>
          <w:sz w:val="24"/>
          <w:szCs w:val="24"/>
        </w:rPr>
        <w:t xml:space="preserve">  </w:t>
      </w:r>
      <w:r>
        <w:rPr>
          <w:i w:val="0"/>
          <w:iCs w:val="0"/>
          <w:color w:val="auto"/>
          <w:sz w:val="24"/>
          <w:szCs w:val="24"/>
        </w:rPr>
        <w:t>Iterative application of Coons patches to define the boundary surface</w:t>
      </w:r>
      <w:r w:rsidR="004B77F9">
        <w:rPr>
          <w:i w:val="0"/>
          <w:iCs w:val="0"/>
          <w:color w:val="auto"/>
          <w:sz w:val="24"/>
          <w:szCs w:val="24"/>
        </w:rPr>
        <w:t xml:space="preserve">. Time is </w:t>
      </w:r>
      <w:r w:rsidR="00527ACD">
        <w:rPr>
          <w:i w:val="0"/>
          <w:iCs w:val="0"/>
          <w:color w:val="auto"/>
          <w:sz w:val="24"/>
          <w:szCs w:val="24"/>
        </w:rPr>
        <w:t>shown</w:t>
      </w:r>
      <w:r w:rsidR="004B77F9">
        <w:rPr>
          <w:i w:val="0"/>
          <w:iCs w:val="0"/>
          <w:color w:val="auto"/>
          <w:sz w:val="24"/>
          <w:szCs w:val="24"/>
        </w:rPr>
        <w:t xml:space="preserve"> </w:t>
      </w:r>
      <w:r w:rsidR="00527ACD">
        <w:rPr>
          <w:i w:val="0"/>
          <w:iCs w:val="0"/>
          <w:color w:val="auto"/>
          <w:sz w:val="24"/>
          <w:szCs w:val="24"/>
        </w:rPr>
        <w:t>as</w:t>
      </w:r>
      <w:r w:rsidR="004B77F9">
        <w:rPr>
          <w:i w:val="0"/>
          <w:iCs w:val="0"/>
          <w:color w:val="auto"/>
          <w:sz w:val="24"/>
          <w:szCs w:val="24"/>
        </w:rPr>
        <w:t xml:space="preserve"> color</w:t>
      </w:r>
      <w:r w:rsidR="00527ACD">
        <w:rPr>
          <w:i w:val="0"/>
          <w:iCs w:val="0"/>
          <w:color w:val="auto"/>
          <w:sz w:val="24"/>
          <w:szCs w:val="24"/>
        </w:rPr>
        <w:t>. D</w:t>
      </w:r>
      <w:r w:rsidR="004B77F9">
        <w:rPr>
          <w:i w:val="0"/>
          <w:iCs w:val="0"/>
          <w:color w:val="auto"/>
          <w:sz w:val="24"/>
          <w:szCs w:val="24"/>
        </w:rPr>
        <w:t>arker colors represent the initial state and lighte</w:t>
      </w:r>
      <w:r w:rsidR="00527ACD">
        <w:rPr>
          <w:i w:val="0"/>
          <w:iCs w:val="0"/>
          <w:color w:val="auto"/>
          <w:sz w:val="24"/>
          <w:szCs w:val="24"/>
        </w:rPr>
        <w:t>r</w:t>
      </w:r>
      <w:r w:rsidR="004B77F9">
        <w:rPr>
          <w:i w:val="0"/>
          <w:iCs w:val="0"/>
          <w:color w:val="auto"/>
          <w:sz w:val="24"/>
          <w:szCs w:val="24"/>
        </w:rPr>
        <w:t xml:space="preserve"> colors represent the final state.</w:t>
      </w:r>
    </w:p>
    <w:p w14:paraId="6299A6D2" w14:textId="257FF763" w:rsidR="00F52FAD" w:rsidRDefault="00C82CB8" w:rsidP="00323330">
      <w:pPr>
        <w:pStyle w:val="Second-LevelHeading-JUR"/>
        <w:spacing w:before="240" w:after="240" w:line="360" w:lineRule="auto"/>
      </w:pPr>
      <w:r>
        <w:lastRenderedPageBreak/>
        <w:t>Setting Initial and Final Conditions</w:t>
      </w:r>
    </w:p>
    <w:p w14:paraId="13201840" w14:textId="221849E4" w:rsidR="00F52FAD" w:rsidRDefault="00323330" w:rsidP="00E26B5A">
      <w:pPr>
        <w:spacing w:line="360" w:lineRule="auto"/>
        <w:ind w:firstLine="202"/>
        <w:rPr>
          <w:rFonts w:ascii="Times New Roman" w:hAnsi="Times New Roman" w:cs="Times New Roman"/>
          <w:iCs/>
          <w:sz w:val="24"/>
          <w:szCs w:val="24"/>
        </w:rPr>
      </w:pPr>
      <w:r>
        <w:t xml:space="preserve">    </w:t>
      </w:r>
      <w:del w:id="157" w:author="Gabe Streitmatter" w:date="2020-04-08T09:12:00Z">
        <w:r w:rsidR="00C82CB8" w:rsidRPr="00323330" w:rsidDel="009C1215">
          <w:rPr>
            <w:rFonts w:ascii="Times New Roman" w:hAnsi="Times New Roman" w:cs="Times New Roman"/>
            <w:iCs/>
            <w:sz w:val="24"/>
            <w:szCs w:val="24"/>
          </w:rPr>
          <w:delText>The previous step defines a surface that traces the outline of the human as motion occurs. This, however, leaves</w:delText>
        </w:r>
      </w:del>
      <w:ins w:id="158" w:author="Gabe Streitmatter" w:date="2020-04-08T09:12:00Z">
        <w:r w:rsidR="009C1215">
          <w:rPr>
            <w:rFonts w:ascii="Times New Roman" w:hAnsi="Times New Roman" w:cs="Times New Roman"/>
            <w:iCs/>
            <w:sz w:val="24"/>
            <w:szCs w:val="24"/>
          </w:rPr>
          <w:t>Up to this point,</w:t>
        </w:r>
      </w:ins>
      <w:r w:rsidR="00C82CB8" w:rsidRPr="00323330">
        <w:rPr>
          <w:rFonts w:ascii="Times New Roman" w:hAnsi="Times New Roman" w:cs="Times New Roman"/>
          <w:iCs/>
          <w:sz w:val="24"/>
          <w:szCs w:val="24"/>
        </w:rPr>
        <w:t xml:space="preserve"> the starting </w:t>
      </w:r>
      <w:r w:rsidR="00EE7B9F">
        <w:rPr>
          <w:rFonts w:ascii="Times New Roman" w:hAnsi="Times New Roman" w:cs="Times New Roman"/>
          <w:iCs/>
          <w:sz w:val="24"/>
          <w:szCs w:val="24"/>
        </w:rPr>
        <w:t>pose</w:t>
      </w:r>
      <w:r w:rsidR="00EE7B9F" w:rsidRPr="00323330">
        <w:rPr>
          <w:rFonts w:ascii="Times New Roman" w:hAnsi="Times New Roman" w:cs="Times New Roman"/>
          <w:iCs/>
          <w:sz w:val="24"/>
          <w:szCs w:val="24"/>
        </w:rPr>
        <w:t xml:space="preserve"> </w:t>
      </w:r>
      <w:r w:rsidR="00C82CB8" w:rsidRPr="00323330">
        <w:rPr>
          <w:rFonts w:ascii="Times New Roman" w:hAnsi="Times New Roman" w:cs="Times New Roman"/>
          <w:iCs/>
          <w:sz w:val="24"/>
          <w:szCs w:val="24"/>
        </w:rPr>
        <w:t xml:space="preserve">and ending </w:t>
      </w:r>
      <w:r w:rsidR="00EE7B9F">
        <w:rPr>
          <w:rFonts w:ascii="Times New Roman" w:hAnsi="Times New Roman" w:cs="Times New Roman"/>
          <w:iCs/>
          <w:sz w:val="24"/>
          <w:szCs w:val="24"/>
        </w:rPr>
        <w:t>pose</w:t>
      </w:r>
      <w:r w:rsidR="00EE7B9F" w:rsidRPr="00323330">
        <w:rPr>
          <w:rFonts w:ascii="Times New Roman" w:hAnsi="Times New Roman" w:cs="Times New Roman"/>
          <w:iCs/>
          <w:sz w:val="24"/>
          <w:szCs w:val="24"/>
        </w:rPr>
        <w:t xml:space="preserve"> </w:t>
      </w:r>
      <w:r w:rsidR="00EE7B9F">
        <w:rPr>
          <w:rFonts w:ascii="Times New Roman" w:hAnsi="Times New Roman" w:cs="Times New Roman"/>
          <w:iCs/>
          <w:sz w:val="24"/>
          <w:szCs w:val="24"/>
        </w:rPr>
        <w:t>of</w:t>
      </w:r>
      <w:r w:rsidR="00EE7B9F" w:rsidRPr="00323330">
        <w:rPr>
          <w:rFonts w:ascii="Times New Roman" w:hAnsi="Times New Roman" w:cs="Times New Roman"/>
          <w:iCs/>
          <w:sz w:val="24"/>
          <w:szCs w:val="24"/>
        </w:rPr>
        <w:t xml:space="preserve"> </w:t>
      </w:r>
      <w:r w:rsidR="00C82CB8" w:rsidRPr="00323330">
        <w:rPr>
          <w:rFonts w:ascii="Times New Roman" w:hAnsi="Times New Roman" w:cs="Times New Roman"/>
          <w:iCs/>
          <w:sz w:val="24"/>
          <w:szCs w:val="24"/>
        </w:rPr>
        <w:t>the human’s motion</w:t>
      </w:r>
      <w:ins w:id="159" w:author="Gabe Streitmatter" w:date="2020-04-08T09:12:00Z">
        <w:r w:rsidR="009C1215">
          <w:rPr>
            <w:rFonts w:ascii="Times New Roman" w:hAnsi="Times New Roman" w:cs="Times New Roman"/>
            <w:iCs/>
            <w:sz w:val="24"/>
            <w:szCs w:val="24"/>
          </w:rPr>
          <w:t xml:space="preserve"> is</w:t>
        </w:r>
      </w:ins>
      <w:r w:rsidR="00C82CB8" w:rsidRPr="00323330">
        <w:rPr>
          <w:rFonts w:ascii="Times New Roman" w:hAnsi="Times New Roman" w:cs="Times New Roman"/>
          <w:iCs/>
          <w:sz w:val="24"/>
          <w:szCs w:val="24"/>
        </w:rPr>
        <w:t xml:space="preserve"> </w:t>
      </w:r>
      <w:r w:rsidR="004B77F9">
        <w:rPr>
          <w:rFonts w:ascii="Times New Roman" w:hAnsi="Times New Roman" w:cs="Times New Roman"/>
          <w:iCs/>
          <w:sz w:val="24"/>
          <w:szCs w:val="24"/>
        </w:rPr>
        <w:t>unbounded by a surface</w:t>
      </w:r>
      <w:r w:rsidR="00C82CB8" w:rsidRPr="00323330">
        <w:rPr>
          <w:rFonts w:ascii="Times New Roman" w:hAnsi="Times New Roman" w:cs="Times New Roman"/>
          <w:iCs/>
          <w:sz w:val="24"/>
          <w:szCs w:val="24"/>
        </w:rPr>
        <w:t xml:space="preserve">. To </w:t>
      </w:r>
      <w:del w:id="160" w:author="Gabe Streitmatter" w:date="2020-04-08T09:12:00Z">
        <w:r w:rsidR="00C82CB8" w:rsidRPr="00323330" w:rsidDel="009C1215">
          <w:rPr>
            <w:rFonts w:ascii="Times New Roman" w:hAnsi="Times New Roman" w:cs="Times New Roman"/>
            <w:iCs/>
            <w:sz w:val="24"/>
            <w:szCs w:val="24"/>
          </w:rPr>
          <w:delText>close these ends of the surface</w:delText>
        </w:r>
      </w:del>
      <w:ins w:id="161" w:author="Gabe Streitmatter" w:date="2020-04-08T09:12:00Z">
        <w:r w:rsidR="009C1215">
          <w:rPr>
            <w:rFonts w:ascii="Times New Roman" w:hAnsi="Times New Roman" w:cs="Times New Roman"/>
            <w:iCs/>
            <w:sz w:val="24"/>
            <w:szCs w:val="24"/>
          </w:rPr>
          <w:t>model them</w:t>
        </w:r>
      </w:ins>
      <w:r w:rsidR="00C82CB8" w:rsidRPr="00323330">
        <w:rPr>
          <w:rFonts w:ascii="Times New Roman" w:hAnsi="Times New Roman" w:cs="Times New Roman"/>
          <w:iCs/>
          <w:sz w:val="24"/>
          <w:szCs w:val="24"/>
        </w:rPr>
        <w:t>, initial and final conditions are applied.</w:t>
      </w:r>
      <w:r w:rsidR="00C82CB8">
        <w:rPr>
          <w:rFonts w:ascii="Times New Roman" w:hAnsi="Times New Roman" w:cs="Times New Roman"/>
          <w:iCs/>
          <w:sz w:val="24"/>
          <w:szCs w:val="24"/>
        </w:rPr>
        <w:t xml:space="preserve"> </w:t>
      </w:r>
      <w:r>
        <w:rPr>
          <w:rFonts w:ascii="Times New Roman" w:hAnsi="Times New Roman" w:cs="Times New Roman"/>
          <w:iCs/>
          <w:sz w:val="24"/>
          <w:szCs w:val="24"/>
        </w:rPr>
        <w:t xml:space="preserve">The same formulation of Coons patches is employed but rather than patch together two different poses, patches are generated to connect </w:t>
      </w:r>
      <w:r w:rsidR="003476C8">
        <w:rPr>
          <w:rFonts w:ascii="Times New Roman" w:hAnsi="Times New Roman" w:cs="Times New Roman"/>
          <w:iCs/>
          <w:sz w:val="24"/>
          <w:szCs w:val="24"/>
        </w:rPr>
        <w:t xml:space="preserve">all components of </w:t>
      </w:r>
      <w:r>
        <w:rPr>
          <w:rFonts w:ascii="Times New Roman" w:hAnsi="Times New Roman" w:cs="Times New Roman"/>
          <w:iCs/>
          <w:sz w:val="24"/>
          <w:szCs w:val="24"/>
        </w:rPr>
        <w:t>one pose. This is done for the first and the last pose</w:t>
      </w:r>
      <w:ins w:id="162" w:author="Gabe Streitmatter" w:date="2020-04-08T09:13:00Z">
        <w:r w:rsidR="009C1215">
          <w:rPr>
            <w:rFonts w:ascii="Times New Roman" w:hAnsi="Times New Roman" w:cs="Times New Roman"/>
            <w:iCs/>
            <w:sz w:val="24"/>
            <w:szCs w:val="24"/>
          </w:rPr>
          <w:t xml:space="preserve"> then added to the composite swept volume </w:t>
        </w:r>
      </w:ins>
      <w:del w:id="163" w:author="Gabe Streitmatter" w:date="2020-04-08T09:13:00Z">
        <w:r w:rsidR="003476C8" w:rsidDel="009C1215">
          <w:rPr>
            <w:rFonts w:ascii="Times New Roman" w:hAnsi="Times New Roman" w:cs="Times New Roman"/>
            <w:iCs/>
            <w:sz w:val="24"/>
            <w:szCs w:val="24"/>
          </w:rPr>
          <w:delText xml:space="preserve">. With this step, the swept volume </w:delText>
        </w:r>
        <w:r w:rsidR="008A1879" w:rsidDel="009C1215">
          <w:rPr>
            <w:rFonts w:ascii="Times New Roman" w:hAnsi="Times New Roman" w:cs="Times New Roman"/>
            <w:iCs/>
            <w:sz w:val="24"/>
            <w:szCs w:val="24"/>
          </w:rPr>
          <w:delText xml:space="preserve">is </w:delText>
        </w:r>
        <w:r w:rsidR="004B77F9" w:rsidDel="009C1215">
          <w:rPr>
            <w:rFonts w:ascii="Times New Roman" w:hAnsi="Times New Roman" w:cs="Times New Roman"/>
            <w:iCs/>
            <w:sz w:val="24"/>
            <w:szCs w:val="24"/>
          </w:rPr>
          <w:delText>completed</w:delText>
        </w:r>
        <w:r w:rsidR="003476C8" w:rsidDel="009C1215">
          <w:rPr>
            <w:rFonts w:ascii="Times New Roman" w:hAnsi="Times New Roman" w:cs="Times New Roman"/>
            <w:iCs/>
            <w:sz w:val="24"/>
            <w:szCs w:val="24"/>
          </w:rPr>
          <w:delText xml:space="preserve"> </w:delText>
        </w:r>
      </w:del>
      <w:r w:rsidR="003476C8">
        <w:rPr>
          <w:rFonts w:ascii="Times New Roman" w:hAnsi="Times New Roman" w:cs="Times New Roman"/>
          <w:iCs/>
          <w:sz w:val="24"/>
          <w:szCs w:val="24"/>
        </w:rPr>
        <w:t xml:space="preserve">(Figure </w:t>
      </w:r>
      <w:r w:rsidR="004B77F9">
        <w:rPr>
          <w:rFonts w:ascii="Times New Roman" w:hAnsi="Times New Roman" w:cs="Times New Roman"/>
          <w:iCs/>
          <w:sz w:val="24"/>
          <w:szCs w:val="24"/>
        </w:rPr>
        <w:t>5</w:t>
      </w:r>
      <w:r w:rsidR="003476C8">
        <w:rPr>
          <w:rFonts w:ascii="Times New Roman" w:hAnsi="Times New Roman" w:cs="Times New Roman"/>
          <w:iCs/>
          <w:sz w:val="24"/>
          <w:szCs w:val="24"/>
        </w:rPr>
        <w:t>).</w:t>
      </w:r>
    </w:p>
    <w:p w14:paraId="0088637F" w14:textId="67937BFE" w:rsidR="006F7698" w:rsidRDefault="00071760" w:rsidP="003476C8">
      <w:pPr>
        <w:spacing w:line="360" w:lineRule="auto"/>
        <w:ind w:firstLine="202"/>
        <w:jc w:val="center"/>
        <w:rPr>
          <w:i/>
          <w:iCs/>
          <w:sz w:val="24"/>
          <w:szCs w:val="24"/>
        </w:rPr>
      </w:pPr>
      <w:r>
        <w:rPr>
          <w:rFonts w:ascii="Times New Roman" w:hAnsi="Times New Roman" w:cs="Times New Roman"/>
          <w:iCs/>
          <w:noProof/>
          <w:sz w:val="24"/>
          <w:szCs w:val="24"/>
        </w:rPr>
        <mc:AlternateContent>
          <mc:Choice Requires="wpg">
            <w:drawing>
              <wp:anchor distT="0" distB="0" distL="114300" distR="114300" simplePos="0" relativeHeight="251657216" behindDoc="0" locked="0" layoutInCell="1" allowOverlap="1" wp14:anchorId="258E751F" wp14:editId="374F2EC5">
                <wp:simplePos x="0" y="0"/>
                <wp:positionH relativeFrom="column">
                  <wp:posOffset>-42203</wp:posOffset>
                </wp:positionH>
                <wp:positionV relativeFrom="paragraph">
                  <wp:posOffset>73465</wp:posOffset>
                </wp:positionV>
                <wp:extent cx="3404306" cy="2032635"/>
                <wp:effectExtent l="0" t="0" r="5715" b="5715"/>
                <wp:wrapNone/>
                <wp:docPr id="51" name="Group 51"/>
                <wp:cNvGraphicFramePr/>
                <a:graphic xmlns:a="http://schemas.openxmlformats.org/drawingml/2006/main">
                  <a:graphicData uri="http://schemas.microsoft.com/office/word/2010/wordprocessingGroup">
                    <wpg:wgp>
                      <wpg:cNvGrpSpPr/>
                      <wpg:grpSpPr>
                        <a:xfrm>
                          <a:off x="0" y="0"/>
                          <a:ext cx="3404306" cy="2032635"/>
                          <a:chOff x="133630" y="56277"/>
                          <a:chExt cx="3404395" cy="2033118"/>
                        </a:xfrm>
                      </wpg:grpSpPr>
                      <wps:wsp>
                        <wps:cNvPr id="52" name="Text Box 52"/>
                        <wps:cNvSpPr txBox="1"/>
                        <wps:spPr>
                          <a:xfrm>
                            <a:off x="2084844" y="56277"/>
                            <a:ext cx="946385" cy="281354"/>
                          </a:xfrm>
                          <a:prstGeom prst="rect">
                            <a:avLst/>
                          </a:prstGeom>
                          <a:solidFill>
                            <a:schemeClr val="lt1"/>
                          </a:solidFill>
                          <a:ln w="6350">
                            <a:noFill/>
                          </a:ln>
                        </wps:spPr>
                        <wps:txbx>
                          <w:txbxContent>
                            <w:p w14:paraId="37DD719C" w14:textId="3FA8129D" w:rsidR="0000731F" w:rsidRDefault="0000731F" w:rsidP="00071760">
                              <w:r>
                                <w:t>Head/Neck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2120102" y="576430"/>
                            <a:ext cx="745587" cy="281354"/>
                          </a:xfrm>
                          <a:prstGeom prst="rect">
                            <a:avLst/>
                          </a:prstGeom>
                          <a:solidFill>
                            <a:schemeClr val="lt1"/>
                          </a:solidFill>
                          <a:ln w="6350">
                            <a:noFill/>
                          </a:ln>
                        </wps:spPr>
                        <wps:txbx>
                          <w:txbxContent>
                            <w:p w14:paraId="7C9587C6" w14:textId="77777777" w:rsidR="0000731F" w:rsidRDefault="0000731F" w:rsidP="00071760">
                              <w:r>
                                <w:t>Left 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407970" y="414956"/>
                            <a:ext cx="942536" cy="323557"/>
                          </a:xfrm>
                          <a:prstGeom prst="rect">
                            <a:avLst/>
                          </a:prstGeom>
                          <a:solidFill>
                            <a:schemeClr val="lt1"/>
                          </a:solidFill>
                          <a:ln w="6350">
                            <a:noFill/>
                          </a:ln>
                        </wps:spPr>
                        <wps:txbx>
                          <w:txbxContent>
                            <w:p w14:paraId="3B216812" w14:textId="77777777" w:rsidR="0000731F" w:rsidRDefault="0000731F" w:rsidP="00071760">
                              <w:r>
                                <w:t>Right 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2525151" y="901256"/>
                            <a:ext cx="1012874" cy="281353"/>
                          </a:xfrm>
                          <a:prstGeom prst="rect">
                            <a:avLst/>
                          </a:prstGeom>
                          <a:solidFill>
                            <a:schemeClr val="lt1"/>
                          </a:solidFill>
                          <a:ln w="6350">
                            <a:noFill/>
                          </a:ln>
                        </wps:spPr>
                        <wps:txbx>
                          <w:txbxContent>
                            <w:p w14:paraId="6E1E7850" w14:textId="77777777" w:rsidR="0000731F" w:rsidRDefault="0000731F" w:rsidP="00071760">
                              <w:r>
                                <w:t>Left Forearm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133630" y="1318260"/>
                            <a:ext cx="1076178" cy="274320"/>
                          </a:xfrm>
                          <a:prstGeom prst="rect">
                            <a:avLst/>
                          </a:prstGeom>
                          <a:solidFill>
                            <a:schemeClr val="lt1"/>
                          </a:solidFill>
                          <a:ln w="6350">
                            <a:noFill/>
                          </a:ln>
                        </wps:spPr>
                        <wps:txbx>
                          <w:txbxContent>
                            <w:p w14:paraId="226BA3D6" w14:textId="77777777" w:rsidR="0000731F" w:rsidRDefault="0000731F" w:rsidP="00071760">
                              <w:r>
                                <w:t>Right Forearm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1990578" y="1765496"/>
                            <a:ext cx="534573" cy="323899"/>
                          </a:xfrm>
                          <a:prstGeom prst="rect">
                            <a:avLst/>
                          </a:prstGeom>
                          <a:solidFill>
                            <a:schemeClr val="lt1"/>
                          </a:solidFill>
                          <a:ln w="6350">
                            <a:noFill/>
                          </a:ln>
                        </wps:spPr>
                        <wps:txbx>
                          <w:txbxContent>
                            <w:p w14:paraId="3FE8A309" w14:textId="77777777" w:rsidR="0000731F" w:rsidRDefault="0000731F" w:rsidP="00071760">
                              <w:r>
                                <w:t>Torso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Straight Arrow Connector 58"/>
                        <wps:cNvCnPr>
                          <a:stCxn id="52" idx="2"/>
                        </wps:cNvCnPr>
                        <wps:spPr>
                          <a:xfrm flipH="1">
                            <a:off x="2084846" y="337631"/>
                            <a:ext cx="473190" cy="1970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9" name="Straight Arrow Connector 59"/>
                        <wps:cNvCnPr>
                          <a:stCxn id="53" idx="2"/>
                        </wps:cNvCnPr>
                        <wps:spPr>
                          <a:xfrm flipH="1">
                            <a:off x="2183423" y="857783"/>
                            <a:ext cx="309473" cy="2186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 name="Straight Arrow Connector 60"/>
                        <wps:cNvCnPr>
                          <a:stCxn id="55" idx="2"/>
                        </wps:cNvCnPr>
                        <wps:spPr>
                          <a:xfrm flipH="1">
                            <a:off x="2605134" y="1182609"/>
                            <a:ext cx="426156" cy="2596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Straight Arrow Connector 61"/>
                        <wps:cNvCnPr>
                          <a:stCxn id="54" idx="2"/>
                        </wps:cNvCnPr>
                        <wps:spPr>
                          <a:xfrm>
                            <a:off x="879222" y="738513"/>
                            <a:ext cx="267175" cy="437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a:stCxn id="56" idx="2"/>
                        </wps:cNvCnPr>
                        <wps:spPr>
                          <a:xfrm>
                            <a:off x="671708" y="1592580"/>
                            <a:ext cx="404452" cy="885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3" name="Straight Arrow Connector 63"/>
                        <wps:cNvCnPr/>
                        <wps:spPr>
                          <a:xfrm flipH="1" flipV="1">
                            <a:off x="1810629" y="1592580"/>
                            <a:ext cx="372794" cy="2250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58E751F" id="Group 51" o:spid="_x0000_s1069" style="position:absolute;left:0;text-align:left;margin-left:-3.3pt;margin-top:5.8pt;width:268.05pt;height:160.05pt;z-index:251657216;mso-width-relative:margin;mso-height-relative:margin" coordorigin="1336,562" coordsize="34043,20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">
                <v:shape id="Text Box 52" o:spid="_x0000_s1070" type="#_x0000_t202" style="position:absolute;left:20848;top:562;width:9464;height:2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" fillcolor="white [3201]" stroked="f" strokeweight=".5pt">
                  <v:textbox>
                    <w:txbxContent>
                      <w:p w14:paraId="37DD719C" w14:textId="3FA8129D" w:rsidR="0000731F" w:rsidRDefault="0000731F" w:rsidP="00071760">
                        <w:r>
                          <w:t>Head/Neck</w:t>
                        </w:r>
                      </w:p>
                    </w:txbxContent>
                  </v:textbox>
                </v:shape>
                <v:shape id="Text Box 53" o:spid="_x0000_s1071" type="#_x0000_t202" style="position:absolute;left:21201;top:5764;width:7455;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" fillcolor="white [3201]" stroked="f" strokeweight=".5pt">
                  <v:textbox>
                    <w:txbxContent>
                      <w:p w14:paraId="7C9587C6" w14:textId="77777777" w:rsidR="0000731F" w:rsidRDefault="0000731F" w:rsidP="00071760">
                        <w:r>
                          <w:t>Left Arm</w:t>
                        </w:r>
                      </w:p>
                    </w:txbxContent>
                  </v:textbox>
                </v:shape>
                <v:shape id="Text Box 54" o:spid="_x0000_s1072" type="#_x0000_t202" style="position:absolute;left:4079;top:4149;width:9426;height:3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vgb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6gb8v4QfI1S8AAAD//wMAUEsBAi0AFAAGAAgAAAAhANvh9svuAAAAhQEAABMAAAAAAAAA&#10;AAAAAAAAAAAAAFtDb250ZW50X1R5cGVzXS54bWxQSwECLQAUAAYACAAAACEAWvQsW78AAAAVAQAA&#10;CwAAAAAAAAAAAAAAAAAfAQAAX3JlbHMvLnJlbHNQSwECLQAUAAYACAAAACEAJ7L4G8YAAADbAAAA&#10;DwAAAAAAAAAAAAAAAAAHAgAAZHJzL2Rvd25yZXYueG1sUEsFBgAAAAADAAMAtwAAAPoCAAAAAA==&#10;" fillcolor="white [3201]" stroked="f" strokeweight=".5pt">
                  <v:textbox>
                    <w:txbxContent>
                      <w:p w14:paraId="3B216812" w14:textId="77777777" w:rsidR="0000731F" w:rsidRDefault="0000731F" w:rsidP="00071760">
                        <w:r>
                          <w:t>Right Arm</w:t>
                        </w:r>
                      </w:p>
                    </w:txbxContent>
                  </v:textbox>
                </v:shape>
                <v:shape id="Text Box 55" o:spid="_x0000_s1073" type="#_x0000_t202" style="position:absolute;left:25251;top:9012;width:10129;height:2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" fillcolor="white [3201]" stroked="f" strokeweight=".5pt">
                  <v:textbox>
                    <w:txbxContent>
                      <w:p w14:paraId="6E1E7850" w14:textId="77777777" w:rsidR="0000731F" w:rsidRDefault="0000731F" w:rsidP="00071760">
                        <w:r>
                          <w:t>Left Forearm</w:t>
                        </w:r>
                      </w:p>
                    </w:txbxContent>
                  </v:textbox>
                </v:shape>
                <v:shape id="Text Box 56" o:spid="_x0000_s1074" type="#_x0000_t202" style="position:absolute;left:1336;top:13182;width:10762;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" fillcolor="white [3201]" stroked="f" strokeweight=".5pt">
                  <v:textbox>
                    <w:txbxContent>
                      <w:p w14:paraId="226BA3D6" w14:textId="77777777" w:rsidR="0000731F" w:rsidRDefault="0000731F" w:rsidP="00071760">
                        <w:r>
                          <w:t>Right Forearm</w:t>
                        </w:r>
                      </w:p>
                    </w:txbxContent>
                  </v:textbox>
                </v:shape>
                <v:shape id="Text Box 57" o:spid="_x0000_s1075" type="#_x0000_t202" style="position:absolute;left:19905;top:17654;width:5346;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" fillcolor="white [3201]" stroked="f" strokeweight=".5pt">
                  <v:textbox>
                    <w:txbxContent>
                      <w:p w14:paraId="3FE8A309" w14:textId="77777777" w:rsidR="0000731F" w:rsidRDefault="0000731F" w:rsidP="00071760">
                        <w:r>
                          <w:t>Torso</w:t>
                        </w:r>
                      </w:p>
                    </w:txbxContent>
                  </v:textbox>
                </v:shape>
                <v:shape id="Straight Arrow Connector 58" o:spid="_x0000_s1076" type="#_x0000_t32" style="position:absolute;left:20848;top:3376;width:4732;height:19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" strokecolor="black [3200]" strokeweight=".5pt">
                  <v:stroke endarrow="block" joinstyle="miter"/>
                </v:shape>
                <v:shape id="Straight Arrow Connector 59" o:spid="_x0000_s1077" type="#_x0000_t32" style="position:absolute;left:21834;top:8577;width:3094;height:21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" strokecolor="black [3200]" strokeweight=".5pt">
                  <v:stroke endarrow="block" joinstyle="miter"/>
                </v:shape>
                <v:shape id="Straight Arrow Connector 60" o:spid="_x0000_s1078" type="#_x0000_t32" style="position:absolute;left:26051;top:11826;width:4261;height:25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" strokecolor="black [3200]" strokeweight=".5pt">
                  <v:stroke endarrow="block" joinstyle="miter"/>
                </v:shape>
                <v:shape id="Straight Arrow Connector 61" o:spid="_x0000_s1079" type="#_x0000_t32" style="position:absolute;left:8792;top:7385;width:2671;height:43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" strokecolor="black [3200]" strokeweight=".5pt">
                  <v:stroke endarrow="block" joinstyle="miter"/>
                </v:shape>
                <v:shape id="Straight Arrow Connector 62" o:spid="_x0000_s1080" type="#_x0000_t32" style="position:absolute;left:6717;top:15925;width:4044;height:8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" strokecolor="black [3200]" strokeweight=".5pt">
                  <v:stroke endarrow="block" joinstyle="miter"/>
                </v:shape>
                <v:shape id="Straight Arrow Connector 63" o:spid="_x0000_s1081" type="#_x0000_t32" style="position:absolute;left:18106;top:15925;width:3728;height:225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" strokecolor="black [3200]" strokeweight=".5pt">
                  <v:stroke endarrow="block" joinstyle="miter"/>
                </v:shape>
              </v:group>
            </w:pict>
          </mc:Fallback>
        </mc:AlternateContent>
      </w:r>
      <w:r w:rsidR="006F7698">
        <w:rPr>
          <w:i/>
          <w:iCs/>
          <w:noProof/>
          <w:sz w:val="24"/>
          <w:szCs w:val="24"/>
        </w:rPr>
        <w:drawing>
          <wp:inline distT="0" distB="0" distL="0" distR="0" wp14:anchorId="0EF27FB2" wp14:editId="73C21960">
            <wp:extent cx="2187526" cy="2172543"/>
            <wp:effectExtent l="0" t="0" r="3810" b="0"/>
            <wp:docPr id="23" name="Picture 2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 5L.jpg"/>
                    <pic:cNvPicPr/>
                  </pic:nvPicPr>
                  <pic:blipFill rotWithShape="1">
                    <a:blip r:embed="rId21" cstate="print">
                      <a:extLst>
                        <a:ext uri="{28A0092B-C50C-407E-A947-70E740481C1C}">
                          <a14:useLocalDpi xmlns:a14="http://schemas.microsoft.com/office/drawing/2010/main" val="0"/>
                        </a:ext>
                      </a:extLst>
                    </a:blip>
                    <a:srcRect l="14116" t="14565" r="20457" b="16196"/>
                    <a:stretch/>
                  </pic:blipFill>
                  <pic:spPr bwMode="auto">
                    <a:xfrm>
                      <a:off x="0" y="0"/>
                      <a:ext cx="2204866" cy="2189764"/>
                    </a:xfrm>
                    <a:prstGeom prst="rect">
                      <a:avLst/>
                    </a:prstGeom>
                    <a:ln>
                      <a:noFill/>
                    </a:ln>
                    <a:extLst>
                      <a:ext uri="{53640926-AAD7-44D8-BBD7-CCE9431645EC}">
                        <a14:shadowObscured xmlns:a14="http://schemas.microsoft.com/office/drawing/2010/main"/>
                      </a:ext>
                    </a:extLst>
                  </pic:spPr>
                </pic:pic>
              </a:graphicData>
            </a:graphic>
          </wp:inline>
        </w:drawing>
      </w:r>
      <w:r>
        <w:rPr>
          <w:i/>
          <w:iCs/>
          <w:sz w:val="24"/>
          <w:szCs w:val="24"/>
        </w:rPr>
        <w:t xml:space="preserve">               </w:t>
      </w:r>
      <w:r w:rsidR="006F7698">
        <w:rPr>
          <w:i/>
          <w:iCs/>
          <w:noProof/>
          <w:sz w:val="24"/>
          <w:szCs w:val="24"/>
        </w:rPr>
        <w:drawing>
          <wp:inline distT="0" distB="0" distL="0" distR="0" wp14:anchorId="44E91257" wp14:editId="78546199">
            <wp:extent cx="2405575" cy="2246043"/>
            <wp:effectExtent l="0" t="0" r="0" b="1905"/>
            <wp:docPr id="24" name="Picture 2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 5R.jpg"/>
                    <pic:cNvPicPr/>
                  </pic:nvPicPr>
                  <pic:blipFill rotWithShape="1">
                    <a:blip r:embed="rId22" cstate="print">
                      <a:extLst>
                        <a:ext uri="{28A0092B-C50C-407E-A947-70E740481C1C}">
                          <a14:useLocalDpi xmlns:a14="http://schemas.microsoft.com/office/drawing/2010/main" val="0"/>
                        </a:ext>
                      </a:extLst>
                    </a:blip>
                    <a:srcRect l="15955" t="16472" r="19743" b="19554"/>
                    <a:stretch/>
                  </pic:blipFill>
                  <pic:spPr bwMode="auto">
                    <a:xfrm>
                      <a:off x="0" y="0"/>
                      <a:ext cx="2428871" cy="2267794"/>
                    </a:xfrm>
                    <a:prstGeom prst="rect">
                      <a:avLst/>
                    </a:prstGeom>
                    <a:ln>
                      <a:noFill/>
                    </a:ln>
                    <a:extLst>
                      <a:ext uri="{53640926-AAD7-44D8-BBD7-CCE9431645EC}">
                        <a14:shadowObscured xmlns:a14="http://schemas.microsoft.com/office/drawing/2010/main"/>
                      </a:ext>
                    </a:extLst>
                  </pic:spPr>
                </pic:pic>
              </a:graphicData>
            </a:graphic>
          </wp:inline>
        </w:drawing>
      </w:r>
    </w:p>
    <w:p w14:paraId="0E821474" w14:textId="34D70F35" w:rsidR="006F7698" w:rsidRPr="002B5D85" w:rsidRDefault="006F7698" w:rsidP="006F7698">
      <w:pPr>
        <w:pStyle w:val="Caption"/>
        <w:jc w:val="center"/>
        <w:rPr>
          <w:i w:val="0"/>
          <w:iCs w:val="0"/>
          <w:color w:val="auto"/>
          <w:sz w:val="24"/>
          <w:szCs w:val="24"/>
        </w:rPr>
      </w:pPr>
      <w:r w:rsidRPr="002B5D85">
        <w:rPr>
          <w:b/>
          <w:bCs/>
          <w:i w:val="0"/>
          <w:iCs w:val="0"/>
          <w:color w:val="auto"/>
          <w:sz w:val="24"/>
          <w:szCs w:val="24"/>
        </w:rPr>
        <w:t xml:space="preserve">Figure </w:t>
      </w:r>
      <w:r w:rsidR="004B77F9">
        <w:rPr>
          <w:b/>
          <w:bCs/>
          <w:i w:val="0"/>
          <w:iCs w:val="0"/>
          <w:noProof/>
          <w:color w:val="auto"/>
          <w:sz w:val="24"/>
          <w:szCs w:val="24"/>
        </w:rPr>
        <w:t>5</w:t>
      </w:r>
      <w:r w:rsidRPr="002B5D85">
        <w:rPr>
          <w:b/>
          <w:bCs/>
          <w:i w:val="0"/>
          <w:iCs w:val="0"/>
          <w:color w:val="auto"/>
          <w:sz w:val="24"/>
          <w:szCs w:val="24"/>
        </w:rPr>
        <w:t>.</w:t>
      </w:r>
      <w:r w:rsidRPr="002B5D85">
        <w:rPr>
          <w:i w:val="0"/>
          <w:iCs w:val="0"/>
          <w:color w:val="auto"/>
          <w:sz w:val="24"/>
          <w:szCs w:val="24"/>
        </w:rPr>
        <w:t xml:space="preserve">  Initial (Left) and final (Right) conditions </w:t>
      </w:r>
      <w:r w:rsidR="00527ACD">
        <w:rPr>
          <w:i w:val="0"/>
          <w:iCs w:val="0"/>
          <w:color w:val="auto"/>
          <w:sz w:val="24"/>
          <w:szCs w:val="24"/>
        </w:rPr>
        <w:t xml:space="preserve">implemented </w:t>
      </w:r>
      <w:r w:rsidRPr="002B5D85">
        <w:rPr>
          <w:i w:val="0"/>
          <w:iCs w:val="0"/>
          <w:color w:val="auto"/>
          <w:sz w:val="24"/>
          <w:szCs w:val="24"/>
        </w:rPr>
        <w:t>to close boundary surface</w:t>
      </w:r>
    </w:p>
    <w:p w14:paraId="335CF10D" w14:textId="4DB3901D" w:rsidR="003476C8" w:rsidRDefault="002B5D85" w:rsidP="00B24B03">
      <w:pPr>
        <w:spacing w:line="360" w:lineRule="auto"/>
        <w:ind w:firstLine="202"/>
        <w:rPr>
          <w:rFonts w:ascii="Times New Roman" w:hAnsi="Times New Roman" w:cs="Times New Roman"/>
          <w:iCs/>
          <w:color w:val="000000"/>
          <w:sz w:val="24"/>
          <w:szCs w:val="24"/>
        </w:rPr>
      </w:pPr>
      <w:r>
        <w:rPr>
          <w:rFonts w:ascii="Times New Roman" w:hAnsi="Times New Roman" w:cs="Times New Roman"/>
          <w:iCs/>
          <w:sz w:val="24"/>
          <w:szCs w:val="24"/>
        </w:rPr>
        <w:t xml:space="preserve">Using this </w:t>
      </w:r>
      <w:r w:rsidR="007C4521">
        <w:rPr>
          <w:rFonts w:ascii="Times New Roman" w:hAnsi="Times New Roman" w:cs="Times New Roman"/>
          <w:iCs/>
          <w:sz w:val="24"/>
          <w:szCs w:val="24"/>
        </w:rPr>
        <w:t xml:space="preserve">same </w:t>
      </w:r>
      <w:r>
        <w:rPr>
          <w:rFonts w:ascii="Times New Roman" w:hAnsi="Times New Roman" w:cs="Times New Roman"/>
          <w:iCs/>
          <w:sz w:val="24"/>
          <w:szCs w:val="24"/>
        </w:rPr>
        <w:t xml:space="preserve">methodology, a robot was also modeled. </w:t>
      </w:r>
      <w:r w:rsidR="00873452">
        <w:rPr>
          <w:rFonts w:ascii="Times New Roman" w:hAnsi="Times New Roman" w:cs="Times New Roman"/>
          <w:iCs/>
          <w:sz w:val="24"/>
          <w:szCs w:val="24"/>
        </w:rPr>
        <w:t xml:space="preserve">Figure 6 </w:t>
      </w:r>
      <w:r w:rsidR="003014D8">
        <w:rPr>
          <w:rFonts w:ascii="Times New Roman" w:hAnsi="Times New Roman" w:cs="Times New Roman"/>
          <w:iCs/>
          <w:sz w:val="24"/>
          <w:szCs w:val="24"/>
        </w:rPr>
        <w:t>(</w:t>
      </w:r>
      <w:r w:rsidR="00873452" w:rsidRPr="003014D8">
        <w:rPr>
          <w:rFonts w:ascii="Times New Roman" w:hAnsi="Times New Roman" w:cs="Times New Roman"/>
          <w:i/>
          <w:sz w:val="24"/>
          <w:szCs w:val="24"/>
        </w:rPr>
        <w:t>left</w:t>
      </w:r>
      <w:r w:rsidR="003014D8">
        <w:rPr>
          <w:rFonts w:ascii="Times New Roman" w:hAnsi="Times New Roman" w:cs="Times New Roman"/>
          <w:iCs/>
          <w:sz w:val="24"/>
          <w:szCs w:val="24"/>
        </w:rPr>
        <w:t>)</w:t>
      </w:r>
      <w:r w:rsidR="00873452">
        <w:rPr>
          <w:rFonts w:ascii="Times New Roman" w:hAnsi="Times New Roman" w:cs="Times New Roman"/>
          <w:iCs/>
          <w:sz w:val="24"/>
          <w:szCs w:val="24"/>
        </w:rPr>
        <w:t xml:space="preserve"> shows the robot in its initial </w:t>
      </w:r>
      <w:del w:id="164" w:author="WIENS,GLORIA J" w:date="2020-04-06T01:08:00Z">
        <w:r w:rsidR="00873452" w:rsidDel="00A96623">
          <w:rPr>
            <w:rFonts w:ascii="Times New Roman" w:hAnsi="Times New Roman" w:cs="Times New Roman"/>
            <w:iCs/>
            <w:sz w:val="24"/>
            <w:szCs w:val="24"/>
          </w:rPr>
          <w:delText xml:space="preserve">end </w:delText>
        </w:r>
      </w:del>
      <w:ins w:id="165" w:author="WIENS,GLORIA J" w:date="2020-04-06T01:08:00Z">
        <w:r w:rsidR="00A96623">
          <w:rPr>
            <w:rFonts w:ascii="Times New Roman" w:hAnsi="Times New Roman" w:cs="Times New Roman"/>
            <w:iCs/>
            <w:sz w:val="24"/>
            <w:szCs w:val="24"/>
          </w:rPr>
          <w:t xml:space="preserve">and </w:t>
        </w:r>
      </w:ins>
      <w:r w:rsidR="00873452">
        <w:rPr>
          <w:rFonts w:ascii="Times New Roman" w:hAnsi="Times New Roman" w:cs="Times New Roman"/>
          <w:iCs/>
          <w:sz w:val="24"/>
          <w:szCs w:val="24"/>
        </w:rPr>
        <w:t xml:space="preserve">final orientations, and figure 6 </w:t>
      </w:r>
      <w:r w:rsidR="003014D8">
        <w:rPr>
          <w:rFonts w:ascii="Times New Roman" w:hAnsi="Times New Roman" w:cs="Times New Roman"/>
          <w:iCs/>
          <w:sz w:val="24"/>
          <w:szCs w:val="24"/>
        </w:rPr>
        <w:t>(</w:t>
      </w:r>
      <w:r w:rsidR="00873452" w:rsidRPr="003014D8">
        <w:rPr>
          <w:rFonts w:ascii="Times New Roman" w:hAnsi="Times New Roman" w:cs="Times New Roman"/>
          <w:i/>
          <w:sz w:val="24"/>
          <w:szCs w:val="24"/>
        </w:rPr>
        <w:t>right</w:t>
      </w:r>
      <w:r w:rsidR="003014D8">
        <w:rPr>
          <w:rFonts w:ascii="Times New Roman" w:hAnsi="Times New Roman" w:cs="Times New Roman"/>
          <w:iCs/>
          <w:sz w:val="24"/>
          <w:szCs w:val="24"/>
        </w:rPr>
        <w:t>)</w:t>
      </w:r>
      <w:r w:rsidR="00873452">
        <w:rPr>
          <w:rFonts w:ascii="Times New Roman" w:hAnsi="Times New Roman" w:cs="Times New Roman"/>
          <w:iCs/>
          <w:sz w:val="24"/>
          <w:szCs w:val="24"/>
        </w:rPr>
        <w:t xml:space="preserve"> shows the swept volume. </w:t>
      </w:r>
      <w:r w:rsidR="00527ACD">
        <w:rPr>
          <w:rFonts w:ascii="Times New Roman" w:hAnsi="Times New Roman" w:cs="Times New Roman"/>
          <w:iCs/>
          <w:sz w:val="24"/>
          <w:szCs w:val="24"/>
        </w:rPr>
        <w:t>This swept volume is defined in the same fixed system as the human’s swept volume.</w:t>
      </w:r>
    </w:p>
    <w:p w14:paraId="33784924" w14:textId="2035B3D1" w:rsidR="00873452" w:rsidRDefault="00873452" w:rsidP="00873452">
      <w:pPr>
        <w:spacing w:line="360" w:lineRule="auto"/>
        <w:ind w:firstLine="202"/>
        <w:jc w:val="center"/>
        <w:rPr>
          <w:rFonts w:ascii="Times New Roman" w:hAnsi="Times New Roman" w:cs="Times New Roman"/>
          <w:iCs/>
          <w:color w:val="000000"/>
          <w:sz w:val="24"/>
          <w:szCs w:val="24"/>
        </w:rPr>
      </w:pPr>
      <w:r>
        <w:rPr>
          <w:rFonts w:ascii="Times New Roman" w:hAnsi="Times New Roman" w:cs="Times New Roman"/>
          <w:iCs/>
          <w:noProof/>
          <w:color w:val="000000"/>
          <w:sz w:val="24"/>
          <w:szCs w:val="24"/>
        </w:rPr>
        <w:drawing>
          <wp:inline distT="0" distB="0" distL="0" distR="0" wp14:anchorId="22E7986B" wp14:editId="58310FCF">
            <wp:extent cx="2553077" cy="1884531"/>
            <wp:effectExtent l="0" t="0" r="0" b="1905"/>
            <wp:docPr id="31" name="Picture 31" descr="A picture containing photo, man, snow, wo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Do.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88508" cy="1910684"/>
                    </a:xfrm>
                    <a:prstGeom prst="rect">
                      <a:avLst/>
                    </a:prstGeom>
                  </pic:spPr>
                </pic:pic>
              </a:graphicData>
            </a:graphic>
          </wp:inline>
        </w:drawing>
      </w:r>
      <w:r>
        <w:rPr>
          <w:rFonts w:ascii="Times New Roman" w:hAnsi="Times New Roman" w:cs="Times New Roman"/>
          <w:iCs/>
          <w:noProof/>
          <w:color w:val="000000"/>
          <w:sz w:val="24"/>
          <w:szCs w:val="24"/>
        </w:rPr>
        <w:drawing>
          <wp:inline distT="0" distB="0" distL="0" distR="0" wp14:anchorId="144922AC" wp14:editId="6D386152">
            <wp:extent cx="2395639" cy="1796729"/>
            <wp:effectExtent l="0" t="0" r="5080" b="0"/>
            <wp:docPr id="32" name="Picture 32" descr="A picture containing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DoSweep.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09084" cy="1806813"/>
                    </a:xfrm>
                    <a:prstGeom prst="rect">
                      <a:avLst/>
                    </a:prstGeom>
                  </pic:spPr>
                </pic:pic>
              </a:graphicData>
            </a:graphic>
          </wp:inline>
        </w:drawing>
      </w:r>
    </w:p>
    <w:p w14:paraId="6B553A8B" w14:textId="79409293" w:rsidR="00873452" w:rsidRPr="00445C07" w:rsidRDefault="00873452" w:rsidP="00873452">
      <w:pPr>
        <w:pStyle w:val="Caption"/>
        <w:jc w:val="center"/>
        <w:rPr>
          <w:i w:val="0"/>
          <w:iCs w:val="0"/>
          <w:color w:val="auto"/>
          <w:sz w:val="24"/>
          <w:szCs w:val="24"/>
        </w:rPr>
      </w:pPr>
      <w:r w:rsidRPr="002B5D85">
        <w:rPr>
          <w:b/>
          <w:bCs/>
          <w:i w:val="0"/>
          <w:iCs w:val="0"/>
          <w:color w:val="auto"/>
          <w:sz w:val="24"/>
          <w:szCs w:val="24"/>
        </w:rPr>
        <w:t xml:space="preserve">Figure </w:t>
      </w:r>
      <w:r>
        <w:rPr>
          <w:b/>
          <w:bCs/>
          <w:i w:val="0"/>
          <w:iCs w:val="0"/>
          <w:color w:val="auto"/>
          <w:sz w:val="24"/>
          <w:szCs w:val="24"/>
        </w:rPr>
        <w:t xml:space="preserve">6. </w:t>
      </w:r>
      <w:r>
        <w:rPr>
          <w:i w:val="0"/>
          <w:iCs w:val="0"/>
          <w:color w:val="auto"/>
          <w:sz w:val="24"/>
          <w:szCs w:val="24"/>
        </w:rPr>
        <w:t xml:space="preserve">Model of the robot’s swept volume. The start and end </w:t>
      </w:r>
      <w:r w:rsidR="00527ACD">
        <w:rPr>
          <w:i w:val="0"/>
          <w:iCs w:val="0"/>
          <w:color w:val="auto"/>
          <w:sz w:val="24"/>
          <w:szCs w:val="24"/>
        </w:rPr>
        <w:t>orientations</w:t>
      </w:r>
      <w:r>
        <w:rPr>
          <w:i w:val="0"/>
          <w:iCs w:val="0"/>
          <w:color w:val="auto"/>
          <w:sz w:val="24"/>
          <w:szCs w:val="24"/>
        </w:rPr>
        <w:t xml:space="preserve"> of the robot are shown, but a total of six poses of the robot were used to generate the volume.</w:t>
      </w:r>
    </w:p>
    <w:p w14:paraId="474018D7" w14:textId="45479281" w:rsidR="00873452" w:rsidRDefault="00873452" w:rsidP="00873452">
      <w:pPr>
        <w:spacing w:line="360" w:lineRule="auto"/>
        <w:ind w:firstLine="202"/>
        <w:jc w:val="center"/>
        <w:rPr>
          <w:rFonts w:ascii="Times New Roman" w:hAnsi="Times New Roman" w:cs="Times New Roman"/>
          <w:iCs/>
          <w:color w:val="000000"/>
          <w:sz w:val="24"/>
          <w:szCs w:val="24"/>
        </w:rPr>
      </w:pPr>
    </w:p>
    <w:p w14:paraId="683A90F4" w14:textId="20DD131D" w:rsidR="00873452" w:rsidRDefault="00071760" w:rsidP="00873452">
      <w:pPr>
        <w:spacing w:line="360" w:lineRule="auto"/>
        <w:ind w:firstLine="202"/>
        <w:rPr>
          <w:rFonts w:ascii="Times New Roman" w:hAnsi="Times New Roman" w:cs="Times New Roman"/>
          <w:iCs/>
          <w:color w:val="000000"/>
          <w:sz w:val="24"/>
          <w:szCs w:val="24"/>
        </w:rPr>
      </w:pPr>
      <w:r w:rsidRPr="00E56A5B">
        <w:rPr>
          <w:rFonts w:ascii="Times New Roman" w:hAnsi="Times New Roman" w:cs="Times New Roman"/>
          <w:noProof/>
          <w:sz w:val="24"/>
          <w:szCs w:val="24"/>
          <w:rPrChange w:id="166" w:author="Gabe Streitmatter" w:date="2020-04-08T09:13:00Z">
            <w:rPr>
              <w:noProof/>
              <w:sz w:val="24"/>
              <w:szCs w:val="24"/>
            </w:rPr>
          </w:rPrChange>
        </w:rPr>
        <w:lastRenderedPageBreak/>
        <mc:AlternateContent>
          <mc:Choice Requires="wps">
            <w:drawing>
              <wp:anchor distT="0" distB="0" distL="114300" distR="114300" simplePos="0" relativeHeight="251661312" behindDoc="0" locked="0" layoutInCell="1" allowOverlap="1" wp14:anchorId="38094A99" wp14:editId="26FA80ED">
                <wp:simplePos x="0" y="0"/>
                <wp:positionH relativeFrom="column">
                  <wp:posOffset>4191830</wp:posOffset>
                </wp:positionH>
                <wp:positionV relativeFrom="paragraph">
                  <wp:posOffset>1877793</wp:posOffset>
                </wp:positionV>
                <wp:extent cx="759656" cy="295421"/>
                <wp:effectExtent l="0" t="0" r="0" b="0"/>
                <wp:wrapNone/>
                <wp:docPr id="70" name="Text Box 70"/>
                <wp:cNvGraphicFramePr/>
                <a:graphic xmlns:a="http://schemas.openxmlformats.org/drawingml/2006/main">
                  <a:graphicData uri="http://schemas.microsoft.com/office/word/2010/wordprocessingShape">
                    <wps:wsp>
                      <wps:cNvSpPr txBox="1"/>
                      <wps:spPr>
                        <a:xfrm>
                          <a:off x="0" y="0"/>
                          <a:ext cx="759656" cy="295421"/>
                        </a:xfrm>
                        <a:prstGeom prst="rect">
                          <a:avLst/>
                        </a:prstGeom>
                        <a:noFill/>
                        <a:ln w="6350">
                          <a:noFill/>
                        </a:ln>
                      </wps:spPr>
                      <wps:txbx>
                        <w:txbxContent>
                          <w:p w14:paraId="3EA63BBC" w14:textId="77777777" w:rsidR="0000731F" w:rsidRDefault="0000731F" w:rsidP="00071760">
                            <w:r>
                              <w:t>Robot</w:t>
                            </w:r>
                            <w:r w:rsidRPr="00071760">
                              <w:rPr>
                                <w:noProof/>
                              </w:rPr>
                              <w:drawing>
                                <wp:inline distT="0" distB="0" distL="0" distR="0" wp14:anchorId="7E8ED5C8" wp14:editId="48AC4C12">
                                  <wp:extent cx="354965" cy="197485"/>
                                  <wp:effectExtent l="0" t="0" r="698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965" cy="1974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094A99" id="Text Box 70" o:spid="_x0000_s1082" type="#_x0000_t202" style="position:absolute;left:0;text-align:left;margin-left:330.05pt;margin-top:147.85pt;width:59.8pt;height:23.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" filled="f" stroked="f" strokeweight=".5pt">
                <v:textbox>
                  <w:txbxContent>
                    <w:p w14:paraId="3EA63BBC" w14:textId="77777777" w:rsidR="0000731F" w:rsidRDefault="0000731F" w:rsidP="00071760">
                      <w:r>
                        <w:t>Robot</w:t>
                      </w:r>
                      <w:r w:rsidRPr="00071760">
                        <w:rPr>
                          <w:noProof/>
                        </w:rPr>
                        <w:drawing>
                          <wp:inline distT="0" distB="0" distL="0" distR="0" wp14:anchorId="7E8ED5C8" wp14:editId="48AC4C12">
                            <wp:extent cx="354965" cy="197485"/>
                            <wp:effectExtent l="0" t="0" r="698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965" cy="197485"/>
                                    </a:xfrm>
                                    <a:prstGeom prst="rect">
                                      <a:avLst/>
                                    </a:prstGeom>
                                    <a:noFill/>
                                    <a:ln>
                                      <a:noFill/>
                                    </a:ln>
                                  </pic:spPr>
                                </pic:pic>
                              </a:graphicData>
                            </a:graphic>
                          </wp:inline>
                        </w:drawing>
                      </w:r>
                    </w:p>
                  </w:txbxContent>
                </v:textbox>
              </v:shape>
            </w:pict>
          </mc:Fallback>
        </mc:AlternateContent>
      </w:r>
      <w:r w:rsidRPr="00E56A5B">
        <w:rPr>
          <w:rFonts w:ascii="Times New Roman" w:hAnsi="Times New Roman" w:cs="Times New Roman"/>
          <w:noProof/>
          <w:sz w:val="24"/>
          <w:szCs w:val="24"/>
          <w:rPrChange w:id="167" w:author="Gabe Streitmatter" w:date="2020-04-08T09:13:00Z">
            <w:rPr>
              <w:noProof/>
              <w:sz w:val="24"/>
              <w:szCs w:val="24"/>
            </w:rPr>
          </w:rPrChange>
        </w:rPr>
        <mc:AlternateContent>
          <mc:Choice Requires="wps">
            <w:drawing>
              <wp:anchor distT="0" distB="0" distL="114300" distR="114300" simplePos="0" relativeHeight="251660288" behindDoc="0" locked="0" layoutInCell="1" allowOverlap="1" wp14:anchorId="56A6C1A1" wp14:editId="7330BA91">
                <wp:simplePos x="0" y="0"/>
                <wp:positionH relativeFrom="column">
                  <wp:posOffset>1870710</wp:posOffset>
                </wp:positionH>
                <wp:positionV relativeFrom="paragraph">
                  <wp:posOffset>1880480</wp:posOffset>
                </wp:positionV>
                <wp:extent cx="759656" cy="295421"/>
                <wp:effectExtent l="0" t="0" r="0" b="0"/>
                <wp:wrapNone/>
                <wp:docPr id="68" name="Text Box 68"/>
                <wp:cNvGraphicFramePr/>
                <a:graphic xmlns:a="http://schemas.openxmlformats.org/drawingml/2006/main">
                  <a:graphicData uri="http://schemas.microsoft.com/office/word/2010/wordprocessingShape">
                    <wps:wsp>
                      <wps:cNvSpPr txBox="1"/>
                      <wps:spPr>
                        <a:xfrm>
                          <a:off x="0" y="0"/>
                          <a:ext cx="759656" cy="295421"/>
                        </a:xfrm>
                        <a:prstGeom prst="rect">
                          <a:avLst/>
                        </a:prstGeom>
                        <a:noFill/>
                        <a:ln w="6350">
                          <a:noFill/>
                        </a:ln>
                      </wps:spPr>
                      <wps:txbx>
                        <w:txbxContent>
                          <w:p w14:paraId="6732A059" w14:textId="4F6E8B83" w:rsidR="0000731F" w:rsidRDefault="0000731F" w:rsidP="00071760">
                            <w:r>
                              <w:t>Robot</w:t>
                            </w:r>
                            <w:r w:rsidRPr="00071760">
                              <w:rPr>
                                <w:noProof/>
                              </w:rPr>
                              <w:drawing>
                                <wp:inline distT="0" distB="0" distL="0" distR="0" wp14:anchorId="22F19BF8" wp14:editId="29F94945">
                                  <wp:extent cx="354965" cy="197485"/>
                                  <wp:effectExtent l="0" t="0" r="698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965" cy="1974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A6C1A1" id="Text Box 68" o:spid="_x0000_s1083" type="#_x0000_t202" style="position:absolute;left:0;text-align:left;margin-left:147.3pt;margin-top:148.05pt;width:59.8pt;height:23.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" filled="f" stroked="f" strokeweight=".5pt">
                <v:textbox>
                  <w:txbxContent>
                    <w:p w14:paraId="6732A059" w14:textId="4F6E8B83" w:rsidR="0000731F" w:rsidRDefault="0000731F" w:rsidP="00071760">
                      <w:r>
                        <w:t>Robot</w:t>
                      </w:r>
                      <w:r w:rsidRPr="00071760">
                        <w:rPr>
                          <w:noProof/>
                        </w:rPr>
                        <w:drawing>
                          <wp:inline distT="0" distB="0" distL="0" distR="0" wp14:anchorId="22F19BF8" wp14:editId="29F94945">
                            <wp:extent cx="354965" cy="197485"/>
                            <wp:effectExtent l="0" t="0" r="698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965" cy="197485"/>
                                    </a:xfrm>
                                    <a:prstGeom prst="rect">
                                      <a:avLst/>
                                    </a:prstGeom>
                                    <a:noFill/>
                                    <a:ln>
                                      <a:noFill/>
                                    </a:ln>
                                  </pic:spPr>
                                </pic:pic>
                              </a:graphicData>
                            </a:graphic>
                          </wp:inline>
                        </w:drawing>
                      </w:r>
                    </w:p>
                  </w:txbxContent>
                </v:textbox>
              </v:shape>
            </w:pict>
          </mc:Fallback>
        </mc:AlternateContent>
      </w:r>
      <w:r w:rsidRPr="00E56A5B">
        <w:rPr>
          <w:rFonts w:ascii="Times New Roman" w:hAnsi="Times New Roman" w:cs="Times New Roman"/>
          <w:noProof/>
          <w:sz w:val="24"/>
          <w:szCs w:val="24"/>
          <w:rPrChange w:id="168" w:author="Gabe Streitmatter" w:date="2020-04-08T09:13:00Z">
            <w:rPr>
              <w:noProof/>
              <w:sz w:val="24"/>
              <w:szCs w:val="24"/>
            </w:rPr>
          </w:rPrChange>
        </w:rPr>
        <mc:AlternateContent>
          <mc:Choice Requires="wps">
            <w:drawing>
              <wp:anchor distT="0" distB="0" distL="114300" distR="114300" simplePos="0" relativeHeight="251658240" behindDoc="0" locked="0" layoutInCell="1" allowOverlap="1" wp14:anchorId="65FBA9AA" wp14:editId="2F724EE7">
                <wp:simplePos x="0" y="0"/>
                <wp:positionH relativeFrom="column">
                  <wp:posOffset>1004863</wp:posOffset>
                </wp:positionH>
                <wp:positionV relativeFrom="paragraph">
                  <wp:posOffset>1872567</wp:posOffset>
                </wp:positionV>
                <wp:extent cx="759656" cy="295421"/>
                <wp:effectExtent l="0" t="0" r="0" b="0"/>
                <wp:wrapNone/>
                <wp:docPr id="64" name="Text Box 64"/>
                <wp:cNvGraphicFramePr/>
                <a:graphic xmlns:a="http://schemas.openxmlformats.org/drawingml/2006/main">
                  <a:graphicData uri="http://schemas.microsoft.com/office/word/2010/wordprocessingShape">
                    <wps:wsp>
                      <wps:cNvSpPr txBox="1"/>
                      <wps:spPr>
                        <a:xfrm>
                          <a:off x="0" y="0"/>
                          <a:ext cx="759656" cy="295421"/>
                        </a:xfrm>
                        <a:prstGeom prst="rect">
                          <a:avLst/>
                        </a:prstGeom>
                        <a:noFill/>
                        <a:ln w="6350">
                          <a:noFill/>
                        </a:ln>
                      </wps:spPr>
                      <wps:txbx>
                        <w:txbxContent>
                          <w:p w14:paraId="4D31B57A" w14:textId="1EDD019D" w:rsidR="0000731F" w:rsidRDefault="0000731F">
                            <w:r>
                              <w:t>Human</w:t>
                            </w:r>
                            <w:r w:rsidRPr="00071760">
                              <w:rPr>
                                <w:noProof/>
                              </w:rPr>
                              <w:drawing>
                                <wp:inline distT="0" distB="0" distL="0" distR="0" wp14:anchorId="5A2864AA" wp14:editId="6248D33F">
                                  <wp:extent cx="354965" cy="197485"/>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965" cy="1974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FBA9AA" id="Text Box 64" o:spid="_x0000_s1084" type="#_x0000_t202" style="position:absolute;left:0;text-align:left;margin-left:79.1pt;margin-top:147.45pt;width:59.8pt;height:23.2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" filled="f" stroked="f" strokeweight=".5pt">
                <v:textbox>
                  <w:txbxContent>
                    <w:p w14:paraId="4D31B57A" w14:textId="1EDD019D" w:rsidR="0000731F" w:rsidRDefault="0000731F">
                      <w:r>
                        <w:t>Human</w:t>
                      </w:r>
                      <w:r w:rsidRPr="00071760">
                        <w:rPr>
                          <w:noProof/>
                        </w:rPr>
                        <w:drawing>
                          <wp:inline distT="0" distB="0" distL="0" distR="0" wp14:anchorId="5A2864AA" wp14:editId="6248D33F">
                            <wp:extent cx="354965" cy="197485"/>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965" cy="197485"/>
                                    </a:xfrm>
                                    <a:prstGeom prst="rect">
                                      <a:avLst/>
                                    </a:prstGeom>
                                    <a:noFill/>
                                    <a:ln>
                                      <a:noFill/>
                                    </a:ln>
                                  </pic:spPr>
                                </pic:pic>
                              </a:graphicData>
                            </a:graphic>
                          </wp:inline>
                        </w:drawing>
                      </w:r>
                    </w:p>
                  </w:txbxContent>
                </v:textbox>
              </v:shape>
            </w:pict>
          </mc:Fallback>
        </mc:AlternateContent>
      </w:r>
      <w:r w:rsidRPr="00E56A5B">
        <w:rPr>
          <w:rFonts w:ascii="Times New Roman" w:hAnsi="Times New Roman" w:cs="Times New Roman"/>
          <w:noProof/>
          <w:sz w:val="24"/>
          <w:szCs w:val="24"/>
          <w:rPrChange w:id="169" w:author="Gabe Streitmatter" w:date="2020-04-08T09:13:00Z">
            <w:rPr>
              <w:noProof/>
              <w:sz w:val="24"/>
              <w:szCs w:val="24"/>
            </w:rPr>
          </w:rPrChange>
        </w:rPr>
        <mc:AlternateContent>
          <mc:Choice Requires="wps">
            <w:drawing>
              <wp:anchor distT="0" distB="0" distL="114300" distR="114300" simplePos="0" relativeHeight="251659264" behindDoc="0" locked="0" layoutInCell="1" allowOverlap="1" wp14:anchorId="07C52048" wp14:editId="4F49C211">
                <wp:simplePos x="0" y="0"/>
                <wp:positionH relativeFrom="column">
                  <wp:posOffset>2972630</wp:posOffset>
                </wp:positionH>
                <wp:positionV relativeFrom="paragraph">
                  <wp:posOffset>1870222</wp:posOffset>
                </wp:positionV>
                <wp:extent cx="759656" cy="295421"/>
                <wp:effectExtent l="0" t="0" r="0" b="0"/>
                <wp:wrapNone/>
                <wp:docPr id="66" name="Text Box 66"/>
                <wp:cNvGraphicFramePr/>
                <a:graphic xmlns:a="http://schemas.openxmlformats.org/drawingml/2006/main">
                  <a:graphicData uri="http://schemas.microsoft.com/office/word/2010/wordprocessingShape">
                    <wps:wsp>
                      <wps:cNvSpPr txBox="1"/>
                      <wps:spPr>
                        <a:xfrm>
                          <a:off x="0" y="0"/>
                          <a:ext cx="759656" cy="295421"/>
                        </a:xfrm>
                        <a:prstGeom prst="rect">
                          <a:avLst/>
                        </a:prstGeom>
                        <a:noFill/>
                        <a:ln w="6350">
                          <a:noFill/>
                        </a:ln>
                      </wps:spPr>
                      <wps:txbx>
                        <w:txbxContent>
                          <w:p w14:paraId="1C823B10" w14:textId="77777777" w:rsidR="0000731F" w:rsidRDefault="0000731F" w:rsidP="00071760">
                            <w:r>
                              <w:t>Human</w:t>
                            </w:r>
                            <w:r w:rsidRPr="00071760">
                              <w:rPr>
                                <w:noProof/>
                              </w:rPr>
                              <w:drawing>
                                <wp:inline distT="0" distB="0" distL="0" distR="0" wp14:anchorId="3A418EBF" wp14:editId="000DFB73">
                                  <wp:extent cx="354965" cy="197485"/>
                                  <wp:effectExtent l="0" t="0" r="698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965" cy="1974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C52048" id="Text Box 66" o:spid="_x0000_s1085" type="#_x0000_t202" style="position:absolute;left:0;text-align:left;margin-left:234.05pt;margin-top:147.25pt;width:59.8pt;height:23.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" filled="f" stroked="f" strokeweight=".5pt">
                <v:textbox>
                  <w:txbxContent>
                    <w:p w14:paraId="1C823B10" w14:textId="77777777" w:rsidR="0000731F" w:rsidRDefault="0000731F" w:rsidP="00071760">
                      <w:r>
                        <w:t>Human</w:t>
                      </w:r>
                      <w:r w:rsidRPr="00071760">
                        <w:rPr>
                          <w:noProof/>
                        </w:rPr>
                        <w:drawing>
                          <wp:inline distT="0" distB="0" distL="0" distR="0" wp14:anchorId="3A418EBF" wp14:editId="000DFB73">
                            <wp:extent cx="354965" cy="197485"/>
                            <wp:effectExtent l="0" t="0" r="698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965" cy="197485"/>
                                    </a:xfrm>
                                    <a:prstGeom prst="rect">
                                      <a:avLst/>
                                    </a:prstGeom>
                                    <a:noFill/>
                                    <a:ln>
                                      <a:noFill/>
                                    </a:ln>
                                  </pic:spPr>
                                </pic:pic>
                              </a:graphicData>
                            </a:graphic>
                          </wp:inline>
                        </w:drawing>
                      </w:r>
                    </w:p>
                  </w:txbxContent>
                </v:textbox>
              </v:shape>
            </w:pict>
          </mc:Fallback>
        </mc:AlternateContent>
      </w:r>
      <w:del w:id="170" w:author="Gabe Streitmatter" w:date="2020-04-08T09:13:00Z">
        <w:r w:rsidR="00873452" w:rsidRPr="00E56A5B" w:rsidDel="00E56A5B">
          <w:rPr>
            <w:rFonts w:ascii="Times New Roman" w:hAnsi="Times New Roman" w:cs="Times New Roman"/>
            <w:iCs/>
            <w:sz w:val="24"/>
            <w:szCs w:val="24"/>
            <w:rPrChange w:id="171" w:author="Gabe Streitmatter" w:date="2020-04-08T09:13:00Z">
              <w:rPr>
                <w:rFonts w:ascii="Times New Roman" w:hAnsi="Times New Roman" w:cs="Times New Roman"/>
                <w:iCs/>
                <w:sz w:val="24"/>
                <w:szCs w:val="24"/>
              </w:rPr>
            </w:rPrChange>
          </w:rPr>
          <w:delText>Finally, to</w:delText>
        </w:r>
      </w:del>
      <w:ins w:id="172" w:author="Gabe Streitmatter" w:date="2020-04-08T09:13:00Z">
        <w:r w:rsidR="00E56A5B" w:rsidRPr="00E56A5B">
          <w:rPr>
            <w:rFonts w:ascii="Times New Roman" w:hAnsi="Times New Roman" w:cs="Times New Roman"/>
            <w:noProof/>
            <w:sz w:val="24"/>
            <w:szCs w:val="24"/>
            <w:rPrChange w:id="173" w:author="Gabe Streitmatter" w:date="2020-04-08T09:13:00Z">
              <w:rPr>
                <w:noProof/>
                <w:sz w:val="24"/>
                <w:szCs w:val="24"/>
              </w:rPr>
            </w:rPrChange>
          </w:rPr>
          <w:t>To</w:t>
        </w:r>
      </w:ins>
      <w:r w:rsidR="00873452">
        <w:rPr>
          <w:rFonts w:ascii="Times New Roman" w:hAnsi="Times New Roman" w:cs="Times New Roman"/>
          <w:iCs/>
          <w:sz w:val="24"/>
          <w:szCs w:val="24"/>
        </w:rPr>
        <w:t xml:space="preserve"> </w:t>
      </w:r>
      <w:r w:rsidR="00527ACD">
        <w:rPr>
          <w:rFonts w:ascii="Times New Roman" w:hAnsi="Times New Roman" w:cs="Times New Roman"/>
          <w:iCs/>
          <w:sz w:val="24"/>
          <w:szCs w:val="24"/>
        </w:rPr>
        <w:t xml:space="preserve">check </w:t>
      </w:r>
      <w:r w:rsidR="00873452">
        <w:rPr>
          <w:rFonts w:ascii="Times New Roman" w:hAnsi="Times New Roman" w:cs="Times New Roman"/>
          <w:iCs/>
          <w:sz w:val="24"/>
          <w:szCs w:val="24"/>
        </w:rPr>
        <w:t xml:space="preserve">the </w:t>
      </w:r>
      <w:del w:id="174" w:author="Gabe Streitmatter" w:date="2020-04-08T09:13:00Z">
        <w:r w:rsidR="00873452" w:rsidDel="00E56A5B">
          <w:rPr>
            <w:rFonts w:ascii="Times New Roman" w:hAnsi="Times New Roman" w:cs="Times New Roman"/>
            <w:iCs/>
            <w:sz w:val="24"/>
            <w:szCs w:val="24"/>
          </w:rPr>
          <w:delText xml:space="preserve">two </w:delText>
        </w:r>
      </w:del>
      <w:r w:rsidR="00873452">
        <w:rPr>
          <w:rFonts w:ascii="Times New Roman" w:hAnsi="Times New Roman" w:cs="Times New Roman"/>
          <w:iCs/>
          <w:sz w:val="24"/>
          <w:szCs w:val="24"/>
        </w:rPr>
        <w:t>swept volumes for collision, the</w:t>
      </w:r>
      <w:ins w:id="175" w:author="Gabe Streitmatter" w:date="2020-04-08T09:13:00Z">
        <w:r w:rsidR="00E56A5B">
          <w:rPr>
            <w:rFonts w:ascii="Times New Roman" w:hAnsi="Times New Roman" w:cs="Times New Roman"/>
            <w:iCs/>
            <w:sz w:val="24"/>
            <w:szCs w:val="24"/>
          </w:rPr>
          <w:t xml:space="preserve">y </w:t>
        </w:r>
      </w:ins>
      <w:del w:id="176" w:author="Gabe Streitmatter" w:date="2020-04-08T09:13:00Z">
        <w:r w:rsidR="00873452" w:rsidDel="00E56A5B">
          <w:rPr>
            <w:rFonts w:ascii="Times New Roman" w:hAnsi="Times New Roman" w:cs="Times New Roman"/>
            <w:iCs/>
            <w:sz w:val="24"/>
            <w:szCs w:val="24"/>
          </w:rPr>
          <w:delText xml:space="preserve"> points defining each volume </w:delText>
        </w:r>
      </w:del>
      <w:r w:rsidR="00873452">
        <w:rPr>
          <w:rFonts w:ascii="Times New Roman" w:hAnsi="Times New Roman" w:cs="Times New Roman"/>
          <w:iCs/>
          <w:sz w:val="24"/>
          <w:szCs w:val="24"/>
        </w:rPr>
        <w:t xml:space="preserve">are mapped into </w:t>
      </w:r>
      <w:del w:id="177" w:author="Gabe Streitmatter" w:date="2020-04-08T09:14:00Z">
        <w:r w:rsidR="00873452" w:rsidDel="00E56A5B">
          <w:rPr>
            <w:rFonts w:ascii="Times New Roman" w:hAnsi="Times New Roman" w:cs="Times New Roman"/>
            <w:iCs/>
            <w:sz w:val="24"/>
            <w:szCs w:val="24"/>
          </w:rPr>
          <w:delText>a</w:delText>
        </w:r>
      </w:del>
      <w:ins w:id="178" w:author="Gabe Streitmatter" w:date="2020-04-08T09:14:00Z">
        <w:r w:rsidR="00E56A5B">
          <w:rPr>
            <w:rFonts w:ascii="Times New Roman" w:hAnsi="Times New Roman" w:cs="Times New Roman"/>
            <w:iCs/>
            <w:sz w:val="24"/>
            <w:szCs w:val="24"/>
          </w:rPr>
          <w:t>the previously mentioned</w:t>
        </w:r>
      </w:ins>
      <w:r w:rsidR="00873452">
        <w:rPr>
          <w:rFonts w:ascii="Times New Roman" w:hAnsi="Times New Roman" w:cs="Times New Roman"/>
          <w:iCs/>
          <w:sz w:val="24"/>
          <w:szCs w:val="24"/>
        </w:rPr>
        <w:t xml:space="preserve"> standardized grid</w:t>
      </w:r>
      <w:ins w:id="179" w:author="Gabe Streitmatter" w:date="2020-04-08T09:14:00Z">
        <w:r w:rsidR="00E56A5B">
          <w:rPr>
            <w:rFonts w:ascii="Times New Roman" w:hAnsi="Times New Roman" w:cs="Times New Roman"/>
            <w:iCs/>
            <w:color w:val="000000"/>
            <w:sz w:val="24"/>
            <w:szCs w:val="24"/>
          </w:rPr>
          <w:t xml:space="preserve"> and a</w:t>
        </w:r>
      </w:ins>
      <w:del w:id="180" w:author="Gabe Streitmatter" w:date="2020-04-08T09:14:00Z">
        <w:r w:rsidR="00873452" w:rsidRPr="00600BBF" w:rsidDel="00E56A5B">
          <w:rPr>
            <w:rFonts w:ascii="Times New Roman" w:hAnsi="Times New Roman" w:cs="Times New Roman"/>
            <w:iCs/>
            <w:color w:val="000000"/>
            <w:sz w:val="24"/>
            <w:szCs w:val="24"/>
          </w:rPr>
          <w:delText xml:space="preserve">. </w:delText>
        </w:r>
        <w:r w:rsidR="00873452" w:rsidDel="00E56A5B">
          <w:rPr>
            <w:rFonts w:ascii="Times New Roman" w:hAnsi="Times New Roman" w:cs="Times New Roman"/>
            <w:iCs/>
            <w:color w:val="000000"/>
            <w:sz w:val="24"/>
            <w:szCs w:val="24"/>
          </w:rPr>
          <w:delText>The grid size initially specified is used. A</w:delText>
        </w:r>
      </w:del>
      <w:r w:rsidR="00873452">
        <w:rPr>
          <w:rFonts w:ascii="Times New Roman" w:hAnsi="Times New Roman" w:cs="Times New Roman"/>
          <w:iCs/>
          <w:color w:val="000000"/>
          <w:sz w:val="24"/>
          <w:szCs w:val="24"/>
        </w:rPr>
        <w:t xml:space="preserve"> </w:t>
      </w:r>
      <w:r w:rsidR="00873452" w:rsidRPr="00600BBF">
        <w:rPr>
          <w:rFonts w:ascii="Times New Roman" w:hAnsi="Times New Roman" w:cs="Times New Roman"/>
          <w:iCs/>
          <w:color w:val="000000"/>
          <w:sz w:val="24"/>
          <w:szCs w:val="24"/>
        </w:rPr>
        <w:t>standard discretized time array</w:t>
      </w:r>
      <w:del w:id="181" w:author="Gabe Streitmatter" w:date="2020-04-08T09:14:00Z">
        <w:r w:rsidR="00873452" w:rsidRPr="00600BBF" w:rsidDel="00E56A5B">
          <w:rPr>
            <w:rFonts w:ascii="Times New Roman" w:hAnsi="Times New Roman" w:cs="Times New Roman"/>
            <w:iCs/>
            <w:color w:val="000000"/>
            <w:sz w:val="24"/>
            <w:szCs w:val="24"/>
          </w:rPr>
          <w:delText xml:space="preserve"> </w:delText>
        </w:r>
        <w:r w:rsidR="00873452" w:rsidDel="00E56A5B">
          <w:rPr>
            <w:rFonts w:ascii="Times New Roman" w:hAnsi="Times New Roman" w:cs="Times New Roman"/>
            <w:iCs/>
            <w:color w:val="000000"/>
            <w:sz w:val="24"/>
            <w:szCs w:val="24"/>
          </w:rPr>
          <w:delText>i</w:delText>
        </w:r>
        <w:r w:rsidR="00873452" w:rsidRPr="00600BBF" w:rsidDel="00E56A5B">
          <w:rPr>
            <w:rFonts w:ascii="Times New Roman" w:hAnsi="Times New Roman" w:cs="Times New Roman"/>
            <w:iCs/>
            <w:color w:val="000000"/>
            <w:sz w:val="24"/>
            <w:szCs w:val="24"/>
          </w:rPr>
          <w:delText xml:space="preserve">s </w:delText>
        </w:r>
        <w:r w:rsidR="00873452" w:rsidDel="00E56A5B">
          <w:rPr>
            <w:rFonts w:ascii="Times New Roman" w:hAnsi="Times New Roman" w:cs="Times New Roman"/>
            <w:iCs/>
            <w:color w:val="000000"/>
            <w:sz w:val="24"/>
            <w:szCs w:val="24"/>
          </w:rPr>
          <w:delText>also used</w:delText>
        </w:r>
      </w:del>
      <w:r w:rsidR="00873452" w:rsidRPr="00600BBF">
        <w:rPr>
          <w:rFonts w:ascii="Times New Roman" w:hAnsi="Times New Roman" w:cs="Times New Roman"/>
          <w:iCs/>
          <w:color w:val="000000"/>
          <w:sz w:val="24"/>
          <w:szCs w:val="24"/>
        </w:rPr>
        <w:t xml:space="preserve">. </w:t>
      </w:r>
      <w:r w:rsidR="00873452">
        <w:rPr>
          <w:rFonts w:ascii="Times New Roman" w:hAnsi="Times New Roman" w:cs="Times New Roman"/>
          <w:iCs/>
          <w:color w:val="000000"/>
          <w:sz w:val="24"/>
          <w:szCs w:val="24"/>
        </w:rPr>
        <w:t xml:space="preserve">Each point is fit to the nearest grid space, and the time associated with each point is fit to the nearest discretized time. Collisions occur </w:t>
      </w:r>
      <w:del w:id="182" w:author="Gabe Streitmatter" w:date="2020-04-08T09:14:00Z">
        <w:r w:rsidR="00873452" w:rsidDel="00E56A5B">
          <w:rPr>
            <w:rFonts w:ascii="Times New Roman" w:hAnsi="Times New Roman" w:cs="Times New Roman"/>
            <w:iCs/>
            <w:color w:val="000000"/>
            <w:sz w:val="24"/>
            <w:szCs w:val="24"/>
          </w:rPr>
          <w:delText>at any location where</w:delText>
        </w:r>
      </w:del>
      <w:ins w:id="183" w:author="Gabe Streitmatter" w:date="2020-04-08T09:14:00Z">
        <w:r w:rsidR="00E56A5B">
          <w:rPr>
            <w:rFonts w:ascii="Times New Roman" w:hAnsi="Times New Roman" w:cs="Times New Roman"/>
            <w:iCs/>
            <w:color w:val="000000"/>
            <w:sz w:val="24"/>
            <w:szCs w:val="24"/>
          </w:rPr>
          <w:t>wherever</w:t>
        </w:r>
      </w:ins>
      <w:r w:rsidR="00873452">
        <w:rPr>
          <w:rFonts w:ascii="Times New Roman" w:hAnsi="Times New Roman" w:cs="Times New Roman"/>
          <w:iCs/>
          <w:color w:val="000000"/>
          <w:sz w:val="24"/>
          <w:szCs w:val="24"/>
        </w:rPr>
        <w:t xml:space="preserve"> both sweeps contain the same positional and time data</w:t>
      </w:r>
      <w:del w:id="184" w:author="Gabe Streitmatter" w:date="2020-04-08T09:15:00Z">
        <w:r w:rsidR="00E815EE" w:rsidDel="00E56A5B">
          <w:rPr>
            <w:rFonts w:ascii="Times New Roman" w:hAnsi="Times New Roman" w:cs="Times New Roman"/>
            <w:iCs/>
            <w:color w:val="000000"/>
            <w:sz w:val="24"/>
            <w:szCs w:val="24"/>
          </w:rPr>
          <w:delText>; a spatiotemporal intersection of the two approximated swept volumes</w:delText>
        </w:r>
      </w:del>
      <w:r w:rsidR="00873452">
        <w:rPr>
          <w:rFonts w:ascii="Times New Roman" w:hAnsi="Times New Roman" w:cs="Times New Roman"/>
          <w:iCs/>
          <w:color w:val="000000"/>
          <w:sz w:val="24"/>
          <w:szCs w:val="24"/>
        </w:rPr>
        <w:t>. An example collision is shown in Figure 7, where collision points are indicated in red.</w:t>
      </w:r>
    </w:p>
    <w:p w14:paraId="70C79889" w14:textId="1CB99760" w:rsidR="00445C07" w:rsidRPr="003476C8" w:rsidRDefault="00445C07" w:rsidP="00445C07">
      <w:pPr>
        <w:spacing w:line="360" w:lineRule="auto"/>
        <w:ind w:firstLine="202"/>
        <w:jc w:val="center"/>
        <w:rPr>
          <w:sz w:val="24"/>
          <w:szCs w:val="24"/>
        </w:rPr>
      </w:pPr>
      <w:r>
        <w:rPr>
          <w:noProof/>
          <w:sz w:val="24"/>
          <w:szCs w:val="24"/>
        </w:rPr>
        <w:drawing>
          <wp:inline distT="0" distB="0" distL="0" distR="0" wp14:anchorId="38694B06" wp14:editId="566547C3">
            <wp:extent cx="1669311" cy="1626661"/>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 7a.jpg"/>
                    <pic:cNvPicPr/>
                  </pic:nvPicPr>
                  <pic:blipFill rotWithShape="1">
                    <a:blip r:embed="rId26" cstate="print">
                      <a:extLst>
                        <a:ext uri="{28A0092B-C50C-407E-A947-70E740481C1C}">
                          <a14:useLocalDpi xmlns:a14="http://schemas.microsoft.com/office/drawing/2010/main" val="0"/>
                        </a:ext>
                      </a:extLst>
                    </a:blip>
                    <a:srcRect l="15112" b="11857"/>
                    <a:stretch/>
                  </pic:blipFill>
                  <pic:spPr bwMode="auto">
                    <a:xfrm>
                      <a:off x="0" y="0"/>
                      <a:ext cx="1684972" cy="1641922"/>
                    </a:xfrm>
                    <a:prstGeom prst="rect">
                      <a:avLst/>
                    </a:prstGeom>
                    <a:ln>
                      <a:noFill/>
                    </a:ln>
                    <a:extLst>
                      <a:ext uri="{53640926-AAD7-44D8-BBD7-CCE9431645EC}">
                        <a14:shadowObscured xmlns:a14="http://schemas.microsoft.com/office/drawing/2010/main"/>
                      </a:ext>
                    </a:extLst>
                  </pic:spPr>
                </pic:pic>
              </a:graphicData>
            </a:graphic>
          </wp:inline>
        </w:drawing>
      </w:r>
      <w:r>
        <w:rPr>
          <w:noProof/>
          <w:sz w:val="24"/>
          <w:szCs w:val="24"/>
        </w:rPr>
        <w:drawing>
          <wp:inline distT="0" distB="0" distL="0" distR="0" wp14:anchorId="3EF1AF80" wp14:editId="7E9AB6AF">
            <wp:extent cx="2169042" cy="1701775"/>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 7b.jpg"/>
                    <pic:cNvPicPr/>
                  </pic:nvPicPr>
                  <pic:blipFill rotWithShape="1">
                    <a:blip r:embed="rId27" cstate="print">
                      <a:extLst>
                        <a:ext uri="{28A0092B-C50C-407E-A947-70E740481C1C}">
                          <a14:useLocalDpi xmlns:a14="http://schemas.microsoft.com/office/drawing/2010/main" val="0"/>
                        </a:ext>
                      </a:extLst>
                    </a:blip>
                    <a:srcRect l="18871" t="14250" r="15640" b="17242"/>
                    <a:stretch/>
                  </pic:blipFill>
                  <pic:spPr bwMode="auto">
                    <a:xfrm>
                      <a:off x="0" y="0"/>
                      <a:ext cx="2190841" cy="1718878"/>
                    </a:xfrm>
                    <a:prstGeom prst="rect">
                      <a:avLst/>
                    </a:prstGeom>
                    <a:ln>
                      <a:noFill/>
                    </a:ln>
                    <a:extLst>
                      <a:ext uri="{53640926-AAD7-44D8-BBD7-CCE9431645EC}">
                        <a14:shadowObscured xmlns:a14="http://schemas.microsoft.com/office/drawing/2010/main"/>
                      </a:ext>
                    </a:extLst>
                  </pic:spPr>
                </pic:pic>
              </a:graphicData>
            </a:graphic>
          </wp:inline>
        </w:drawing>
      </w:r>
    </w:p>
    <w:p w14:paraId="0A2AB4AB" w14:textId="598ED380" w:rsidR="00445C07" w:rsidRPr="00445C07" w:rsidRDefault="00445C07" w:rsidP="00445C07">
      <w:pPr>
        <w:pStyle w:val="Caption"/>
        <w:jc w:val="center"/>
        <w:rPr>
          <w:i w:val="0"/>
          <w:iCs w:val="0"/>
          <w:color w:val="auto"/>
          <w:sz w:val="24"/>
          <w:szCs w:val="24"/>
        </w:rPr>
      </w:pPr>
      <w:r w:rsidRPr="002B5D85">
        <w:rPr>
          <w:b/>
          <w:bCs/>
          <w:i w:val="0"/>
          <w:iCs w:val="0"/>
          <w:color w:val="auto"/>
          <w:sz w:val="24"/>
          <w:szCs w:val="24"/>
        </w:rPr>
        <w:t xml:space="preserve">Figure </w:t>
      </w:r>
      <w:r w:rsidR="00873452">
        <w:rPr>
          <w:b/>
          <w:bCs/>
          <w:i w:val="0"/>
          <w:iCs w:val="0"/>
          <w:noProof/>
          <w:color w:val="auto"/>
          <w:sz w:val="24"/>
          <w:szCs w:val="24"/>
        </w:rPr>
        <w:t>7</w:t>
      </w:r>
      <w:r>
        <w:rPr>
          <w:b/>
          <w:bCs/>
          <w:i w:val="0"/>
          <w:iCs w:val="0"/>
          <w:color w:val="auto"/>
          <w:sz w:val="24"/>
          <w:szCs w:val="24"/>
        </w:rPr>
        <w:t xml:space="preserve">. </w:t>
      </w:r>
      <w:r>
        <w:rPr>
          <w:i w:val="0"/>
          <w:iCs w:val="0"/>
          <w:color w:val="auto"/>
          <w:sz w:val="24"/>
          <w:szCs w:val="24"/>
        </w:rPr>
        <w:t>Collision detected between the robot and human swept volumes</w:t>
      </w:r>
    </w:p>
    <w:p w14:paraId="6C61ADBB" w14:textId="3CE9E70F" w:rsidR="00600BBF" w:rsidRDefault="00600BBF" w:rsidP="00600BBF">
      <w:pPr>
        <w:pStyle w:val="First-levelHeading-JUR"/>
        <w:rPr>
          <w:szCs w:val="24"/>
        </w:rPr>
      </w:pPr>
      <w:r>
        <w:rPr>
          <w:szCs w:val="24"/>
        </w:rPr>
        <w:t>Evaluation</w:t>
      </w:r>
    </w:p>
    <w:p w14:paraId="53326F6C" w14:textId="5A7CC4D1" w:rsidR="00445C07" w:rsidRDefault="00445C07" w:rsidP="00BF7BC2">
      <w:pPr>
        <w:spacing w:line="360" w:lineRule="auto"/>
        <w:ind w:firstLine="202"/>
        <w:rPr>
          <w:rFonts w:ascii="Times New Roman" w:hAnsi="Times New Roman" w:cs="Times New Roman"/>
          <w:sz w:val="24"/>
          <w:szCs w:val="24"/>
        </w:rPr>
      </w:pPr>
      <w:del w:id="185" w:author="Gabe Streitmatter" w:date="2020-04-08T09:15:00Z">
        <w:r w:rsidDel="00E56A5B">
          <w:rPr>
            <w:rFonts w:ascii="Times New Roman" w:hAnsi="Times New Roman" w:cs="Times New Roman"/>
            <w:sz w:val="24"/>
            <w:szCs w:val="24"/>
          </w:rPr>
          <w:delText>To evaluate the algorithm, a tester was built to assign joint angle trajectories to both the human and the robot.</w:delText>
        </w:r>
        <w:r w:rsidR="001450A8" w:rsidDel="00E56A5B">
          <w:rPr>
            <w:rFonts w:ascii="Times New Roman" w:hAnsi="Times New Roman" w:cs="Times New Roman"/>
            <w:sz w:val="24"/>
            <w:szCs w:val="24"/>
          </w:rPr>
          <w:delText xml:space="preserve"> </w:delText>
        </w:r>
      </w:del>
      <w:r w:rsidR="007D7B1C" w:rsidRPr="00395B1E">
        <w:rPr>
          <w:rFonts w:ascii="Times New Roman" w:hAnsi="Times New Roman" w:cs="Times New Roman"/>
          <w:sz w:val="24"/>
          <w:szCs w:val="24"/>
        </w:rPr>
        <w:t>Test</w:t>
      </w:r>
      <w:r w:rsidR="007D7B1C">
        <w:rPr>
          <w:rFonts w:ascii="Times New Roman" w:hAnsi="Times New Roman" w:cs="Times New Roman"/>
          <w:sz w:val="24"/>
          <w:szCs w:val="24"/>
        </w:rPr>
        <w:t xml:space="preserve">s </w:t>
      </w:r>
      <w:ins w:id="186" w:author="Gabe Streitmatter" w:date="2020-04-08T09:15:00Z">
        <w:r w:rsidR="00E56A5B">
          <w:rPr>
            <w:rFonts w:ascii="Times New Roman" w:hAnsi="Times New Roman" w:cs="Times New Roman"/>
            <w:sz w:val="24"/>
            <w:szCs w:val="24"/>
          </w:rPr>
          <w:t xml:space="preserve">performed to evaluate the algorithm </w:t>
        </w:r>
      </w:ins>
      <w:r w:rsidR="007D7B1C" w:rsidRPr="00395B1E">
        <w:rPr>
          <w:rFonts w:ascii="Times New Roman" w:hAnsi="Times New Roman" w:cs="Times New Roman"/>
          <w:sz w:val="24"/>
          <w:szCs w:val="24"/>
        </w:rPr>
        <w:t xml:space="preserve">were implemented on an Intel® Core™ i7-7500 CPU processor. </w:t>
      </w:r>
      <w:r w:rsidR="00771E24">
        <w:rPr>
          <w:rFonts w:ascii="Times New Roman" w:hAnsi="Times New Roman" w:cs="Times New Roman"/>
          <w:sz w:val="24"/>
          <w:szCs w:val="24"/>
        </w:rPr>
        <w:t xml:space="preserve">To </w:t>
      </w:r>
      <w:r>
        <w:rPr>
          <w:rFonts w:ascii="Times New Roman" w:hAnsi="Times New Roman" w:cs="Times New Roman"/>
          <w:sz w:val="24"/>
          <w:szCs w:val="24"/>
        </w:rPr>
        <w:t>evaluate computational efficiency,</w:t>
      </w:r>
      <w:r w:rsidR="00771E24">
        <w:rPr>
          <w:rFonts w:ascii="Times New Roman" w:hAnsi="Times New Roman" w:cs="Times New Roman"/>
          <w:sz w:val="24"/>
          <w:szCs w:val="24"/>
        </w:rPr>
        <w:t xml:space="preserve"> timed</w:t>
      </w:r>
      <w:r>
        <w:rPr>
          <w:rFonts w:ascii="Times New Roman" w:hAnsi="Times New Roman" w:cs="Times New Roman"/>
          <w:sz w:val="24"/>
          <w:szCs w:val="24"/>
        </w:rPr>
        <w:t xml:space="preserve"> tests we</w:t>
      </w:r>
      <w:ins w:id="187" w:author="Gabe Streitmatter" w:date="2020-04-08T09:16:00Z">
        <w:r w:rsidR="00E56A5B">
          <w:rPr>
            <w:rFonts w:ascii="Times New Roman" w:hAnsi="Times New Roman" w:cs="Times New Roman"/>
            <w:sz w:val="24"/>
            <w:szCs w:val="24"/>
          </w:rPr>
          <w:t>re run at g</w:t>
        </w:r>
      </w:ins>
      <w:del w:id="188" w:author="Gabe Streitmatter" w:date="2020-04-08T09:16:00Z">
        <w:r w:rsidDel="00E56A5B">
          <w:rPr>
            <w:rFonts w:ascii="Times New Roman" w:hAnsi="Times New Roman" w:cs="Times New Roman"/>
            <w:sz w:val="24"/>
            <w:szCs w:val="24"/>
          </w:rPr>
          <w:delText xml:space="preserve">re run at </w:delText>
        </w:r>
      </w:del>
      <w:del w:id="189" w:author="WIENS,GLORIA J" w:date="2020-04-06T01:38:00Z">
        <w:r w:rsidDel="00836EC8">
          <w:rPr>
            <w:rFonts w:ascii="Times New Roman" w:hAnsi="Times New Roman" w:cs="Times New Roman"/>
            <w:sz w:val="24"/>
            <w:szCs w:val="24"/>
          </w:rPr>
          <w:delText xml:space="preserve">varying </w:delText>
        </w:r>
      </w:del>
      <w:ins w:id="190" w:author="WIENS,GLORIA J" w:date="2020-04-06T01:38:00Z">
        <w:del w:id="191" w:author="Gabe Streitmatter" w:date="2020-04-08T09:16:00Z">
          <w:r w:rsidR="00836EC8" w:rsidDel="00E56A5B">
            <w:rPr>
              <w:rFonts w:ascii="Times New Roman" w:hAnsi="Times New Roman" w:cs="Times New Roman"/>
              <w:sz w:val="24"/>
              <w:szCs w:val="24"/>
            </w:rPr>
            <w:delText xml:space="preserve">various </w:delText>
          </w:r>
        </w:del>
      </w:ins>
      <w:del w:id="192" w:author="Gabe Streitmatter" w:date="2020-04-08T09:16:00Z">
        <w:r w:rsidDel="00E56A5B">
          <w:rPr>
            <w:rFonts w:ascii="Times New Roman" w:hAnsi="Times New Roman" w:cs="Times New Roman"/>
            <w:sz w:val="24"/>
            <w:szCs w:val="24"/>
          </w:rPr>
          <w:delText>grid</w:delText>
        </w:r>
      </w:del>
      <w:ins w:id="193" w:author="WIENS,GLORIA J" w:date="2020-04-06T01:38:00Z">
        <w:del w:id="194" w:author="Gabe Streitmatter" w:date="2020-04-08T09:16:00Z">
          <w:r w:rsidR="00836EC8" w:rsidDel="00E56A5B">
            <w:rPr>
              <w:rFonts w:ascii="Times New Roman" w:hAnsi="Times New Roman" w:cs="Times New Roman"/>
              <w:sz w:val="24"/>
              <w:szCs w:val="24"/>
            </w:rPr>
            <w:delText xml:space="preserve"> sizes</w:delText>
          </w:r>
        </w:del>
      </w:ins>
      <w:del w:id="195" w:author="Gabe Streitmatter" w:date="2020-04-08T09:16:00Z">
        <w:r w:rsidDel="00E56A5B">
          <w:rPr>
            <w:rFonts w:ascii="Times New Roman" w:hAnsi="Times New Roman" w:cs="Times New Roman"/>
            <w:sz w:val="24"/>
            <w:szCs w:val="24"/>
          </w:rPr>
          <w:delText>. G</w:delText>
        </w:r>
      </w:del>
      <w:r>
        <w:rPr>
          <w:rFonts w:ascii="Times New Roman" w:hAnsi="Times New Roman" w:cs="Times New Roman"/>
          <w:sz w:val="24"/>
          <w:szCs w:val="24"/>
        </w:rPr>
        <w:t>rid sizes between 0.01 m to 0.15 m</w:t>
      </w:r>
      <w:del w:id="196" w:author="Gabe Streitmatter" w:date="2020-04-08T09:16:00Z">
        <w:r w:rsidDel="00E56A5B">
          <w:rPr>
            <w:rFonts w:ascii="Times New Roman" w:hAnsi="Times New Roman" w:cs="Times New Roman"/>
            <w:sz w:val="24"/>
            <w:szCs w:val="24"/>
          </w:rPr>
          <w:delText xml:space="preserve"> were each tested</w:delText>
        </w:r>
      </w:del>
      <w:r>
        <w:rPr>
          <w:rFonts w:ascii="Times New Roman" w:hAnsi="Times New Roman" w:cs="Times New Roman"/>
          <w:sz w:val="24"/>
          <w:szCs w:val="24"/>
        </w:rPr>
        <w:t xml:space="preserve">. At each grid size the algorithm was run 100 times </w:t>
      </w:r>
      <w:r w:rsidR="00F3519D">
        <w:rPr>
          <w:rFonts w:ascii="Times New Roman" w:hAnsi="Times New Roman" w:cs="Times New Roman"/>
          <w:sz w:val="24"/>
          <w:szCs w:val="24"/>
        </w:rPr>
        <w:t>to evaluate</w:t>
      </w:r>
      <w:r w:rsidR="00FF4609">
        <w:rPr>
          <w:rFonts w:ascii="Times New Roman" w:hAnsi="Times New Roman" w:cs="Times New Roman"/>
          <w:sz w:val="24"/>
          <w:szCs w:val="24"/>
        </w:rPr>
        <w:t xml:space="preserve"> 100</w:t>
      </w:r>
      <w:r w:rsidR="00C34368">
        <w:rPr>
          <w:rFonts w:ascii="Times New Roman" w:hAnsi="Times New Roman" w:cs="Times New Roman"/>
          <w:sz w:val="24"/>
          <w:szCs w:val="24"/>
        </w:rPr>
        <w:t xml:space="preserve"> </w:t>
      </w:r>
      <w:r>
        <w:rPr>
          <w:rFonts w:ascii="Times New Roman" w:hAnsi="Times New Roman" w:cs="Times New Roman"/>
          <w:sz w:val="24"/>
          <w:szCs w:val="24"/>
        </w:rPr>
        <w:t>random</w:t>
      </w:r>
      <w:r w:rsidR="00FF4609">
        <w:rPr>
          <w:rFonts w:ascii="Times New Roman" w:hAnsi="Times New Roman" w:cs="Times New Roman"/>
          <w:sz w:val="24"/>
          <w:szCs w:val="24"/>
        </w:rPr>
        <w:t xml:space="preserve">ly </w:t>
      </w:r>
      <w:r w:rsidR="00C318A6">
        <w:rPr>
          <w:rFonts w:ascii="Times New Roman" w:hAnsi="Times New Roman" w:cs="Times New Roman"/>
          <w:sz w:val="24"/>
          <w:szCs w:val="24"/>
        </w:rPr>
        <w:t>generate</w:t>
      </w:r>
      <w:r w:rsidR="00FF4609">
        <w:rPr>
          <w:rFonts w:ascii="Times New Roman" w:hAnsi="Times New Roman" w:cs="Times New Roman"/>
          <w:sz w:val="24"/>
          <w:szCs w:val="24"/>
        </w:rPr>
        <w:t>d</w:t>
      </w:r>
      <w:r>
        <w:rPr>
          <w:rFonts w:ascii="Times New Roman" w:hAnsi="Times New Roman" w:cs="Times New Roman"/>
          <w:sz w:val="24"/>
          <w:szCs w:val="24"/>
        </w:rPr>
        <w:t xml:space="preserve"> </w:t>
      </w:r>
      <w:r w:rsidR="00F14AE7">
        <w:rPr>
          <w:rFonts w:ascii="Times New Roman" w:hAnsi="Times New Roman" w:cs="Times New Roman"/>
          <w:sz w:val="24"/>
          <w:szCs w:val="24"/>
        </w:rPr>
        <w:t>human and robot trajectories</w:t>
      </w:r>
      <w:r w:rsidR="00771E24">
        <w:rPr>
          <w:rFonts w:ascii="Times New Roman" w:hAnsi="Times New Roman" w:cs="Times New Roman"/>
          <w:sz w:val="24"/>
          <w:szCs w:val="24"/>
        </w:rPr>
        <w:t xml:space="preserve"> </w:t>
      </w:r>
      <w:r w:rsidR="00F3519D">
        <w:rPr>
          <w:rFonts w:ascii="Times New Roman" w:hAnsi="Times New Roman" w:cs="Times New Roman"/>
          <w:sz w:val="24"/>
          <w:szCs w:val="24"/>
        </w:rPr>
        <w:t>for collision</w:t>
      </w:r>
      <w:r w:rsidR="00F14AE7">
        <w:rPr>
          <w:rFonts w:ascii="Times New Roman" w:hAnsi="Times New Roman" w:cs="Times New Roman"/>
          <w:sz w:val="24"/>
          <w:szCs w:val="24"/>
        </w:rPr>
        <w:t xml:space="preserve">. The </w:t>
      </w:r>
      <w:r w:rsidR="00771E24">
        <w:rPr>
          <w:rFonts w:ascii="Times New Roman" w:hAnsi="Times New Roman" w:cs="Times New Roman"/>
          <w:sz w:val="24"/>
          <w:szCs w:val="24"/>
        </w:rPr>
        <w:t>computational times at each grid size were averaged and recorded (</w:t>
      </w:r>
      <w:r w:rsidR="00F14AE7">
        <w:rPr>
          <w:rFonts w:ascii="Times New Roman" w:hAnsi="Times New Roman" w:cs="Times New Roman"/>
          <w:sz w:val="24"/>
          <w:szCs w:val="24"/>
        </w:rPr>
        <w:t xml:space="preserve">Figure </w:t>
      </w:r>
      <w:r w:rsidR="00882067">
        <w:rPr>
          <w:rFonts w:ascii="Times New Roman" w:hAnsi="Times New Roman" w:cs="Times New Roman"/>
          <w:sz w:val="24"/>
          <w:szCs w:val="24"/>
        </w:rPr>
        <w:t>8</w:t>
      </w:r>
      <w:r w:rsidR="00771E24">
        <w:rPr>
          <w:rFonts w:ascii="Times New Roman" w:hAnsi="Times New Roman" w:cs="Times New Roman"/>
          <w:sz w:val="24"/>
          <w:szCs w:val="24"/>
        </w:rPr>
        <w:t>)</w:t>
      </w:r>
      <w:r w:rsidR="00F14AE7">
        <w:rPr>
          <w:rFonts w:ascii="Times New Roman" w:hAnsi="Times New Roman" w:cs="Times New Roman"/>
          <w:sz w:val="24"/>
          <w:szCs w:val="24"/>
        </w:rPr>
        <w:t>.</w:t>
      </w:r>
      <w:r w:rsidR="004C419A" w:rsidRPr="004C419A">
        <w:t xml:space="preserve"> </w:t>
      </w:r>
      <w:del w:id="197" w:author="Gabe Streitmatter" w:date="2020-04-08T09:17:00Z">
        <w:r w:rsidR="004C419A" w:rsidRPr="004C419A" w:rsidDel="00E56A5B">
          <w:rPr>
            <w:rFonts w:ascii="Times New Roman" w:hAnsi="Times New Roman" w:cs="Times New Roman"/>
            <w:sz w:val="24"/>
            <w:szCs w:val="24"/>
          </w:rPr>
          <w:delText>Computational time versus grid size data indicate a</w:delText>
        </w:r>
      </w:del>
      <w:ins w:id="198" w:author="Gabe Streitmatter" w:date="2020-04-08T09:17:00Z">
        <w:r w:rsidR="00E56A5B">
          <w:rPr>
            <w:rFonts w:ascii="Times New Roman" w:hAnsi="Times New Roman" w:cs="Times New Roman"/>
            <w:sz w:val="24"/>
            <w:szCs w:val="24"/>
          </w:rPr>
          <w:t>A</w:t>
        </w:r>
      </w:ins>
      <w:r w:rsidR="004C419A" w:rsidRPr="004C419A">
        <w:rPr>
          <w:rFonts w:ascii="Times New Roman" w:hAnsi="Times New Roman" w:cs="Times New Roman"/>
          <w:sz w:val="24"/>
          <w:szCs w:val="24"/>
        </w:rPr>
        <w:t xml:space="preserve">n exponential increase in computation </w:t>
      </w:r>
      <w:ins w:id="199" w:author="Gabe Streitmatter" w:date="2020-04-08T09:17:00Z">
        <w:r w:rsidR="00E56A5B">
          <w:rPr>
            <w:rFonts w:ascii="Times New Roman" w:hAnsi="Times New Roman" w:cs="Times New Roman"/>
            <w:sz w:val="24"/>
            <w:szCs w:val="24"/>
          </w:rPr>
          <w:t xml:space="preserve">can be seen </w:t>
        </w:r>
      </w:ins>
      <w:r w:rsidR="004C419A" w:rsidRPr="004C419A">
        <w:rPr>
          <w:rFonts w:ascii="Times New Roman" w:hAnsi="Times New Roman" w:cs="Times New Roman"/>
          <w:sz w:val="24"/>
          <w:szCs w:val="24"/>
        </w:rPr>
        <w:t xml:space="preserve">as grid sizes decrease below 0.02 m. For grid sizes greater than 0.07 m, the algorithm runs in real time (less than 30 </w:t>
      </w:r>
      <w:proofErr w:type="spellStart"/>
      <w:r w:rsidR="004C419A" w:rsidRPr="004C419A">
        <w:rPr>
          <w:rFonts w:ascii="Times New Roman" w:hAnsi="Times New Roman" w:cs="Times New Roman"/>
          <w:sz w:val="24"/>
          <w:szCs w:val="24"/>
        </w:rPr>
        <w:t>ms</w:t>
      </w:r>
      <w:proofErr w:type="spellEnd"/>
      <w:r w:rsidR="004C419A" w:rsidRPr="004C419A">
        <w:rPr>
          <w:rFonts w:ascii="Times New Roman" w:hAnsi="Times New Roman" w:cs="Times New Roman"/>
          <w:sz w:val="24"/>
          <w:szCs w:val="24"/>
        </w:rPr>
        <w:t>)</w:t>
      </w:r>
      <w:r w:rsidR="004C419A">
        <w:rPr>
          <w:rFonts w:ascii="Times New Roman" w:hAnsi="Times New Roman" w:cs="Times New Roman"/>
          <w:sz w:val="24"/>
          <w:szCs w:val="24"/>
        </w:rPr>
        <w:t>.</w:t>
      </w:r>
    </w:p>
    <w:p w14:paraId="0579F9D0" w14:textId="3B9E9B5F" w:rsidR="00ED5A16" w:rsidRDefault="00A51787" w:rsidP="00ED5A16">
      <w:pPr>
        <w:spacing w:after="0" w:line="360" w:lineRule="auto"/>
        <w:ind w:firstLine="202"/>
        <w:jc w:val="center"/>
      </w:pPr>
      <w:bookmarkStart w:id="200" w:name="_Hlk31896661"/>
      <w:r>
        <w:rPr>
          <w:noProof/>
        </w:rPr>
        <w:lastRenderedPageBreak/>
        <w:drawing>
          <wp:inline distT="0" distB="0" distL="0" distR="0" wp14:anchorId="527FD3BA" wp14:editId="4BF9729C">
            <wp:extent cx="4795283" cy="2402958"/>
            <wp:effectExtent l="0" t="0" r="5715" b="0"/>
            <wp:docPr id="4" name="Chart 4">
              <a:extLst xmlns:a="http://schemas.openxmlformats.org/drawingml/2006/main">
                <a:ext uri="{FF2B5EF4-FFF2-40B4-BE49-F238E27FC236}">
                  <a16:creationId xmlns:a16="http://schemas.microsoft.com/office/drawing/2014/main" id="{40E4ECE9-EA12-4CEE-ADCA-F7E486735F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3D3B4A0" w14:textId="285FB274" w:rsidR="00F14AE7" w:rsidRDefault="00F14AE7" w:rsidP="00F14AE7">
      <w:pPr>
        <w:pStyle w:val="Caption"/>
        <w:jc w:val="center"/>
        <w:rPr>
          <w:i w:val="0"/>
          <w:iCs w:val="0"/>
          <w:color w:val="auto"/>
          <w:sz w:val="24"/>
          <w:szCs w:val="24"/>
        </w:rPr>
      </w:pPr>
      <w:r w:rsidRPr="002B5D85">
        <w:rPr>
          <w:b/>
          <w:bCs/>
          <w:i w:val="0"/>
          <w:iCs w:val="0"/>
          <w:color w:val="auto"/>
          <w:sz w:val="24"/>
          <w:szCs w:val="24"/>
        </w:rPr>
        <w:t xml:space="preserve">Figure </w:t>
      </w:r>
      <w:r w:rsidR="00882067">
        <w:rPr>
          <w:b/>
          <w:bCs/>
          <w:i w:val="0"/>
          <w:iCs w:val="0"/>
          <w:color w:val="auto"/>
          <w:sz w:val="24"/>
          <w:szCs w:val="24"/>
        </w:rPr>
        <w:t>8</w:t>
      </w:r>
      <w:r>
        <w:rPr>
          <w:b/>
          <w:bCs/>
          <w:i w:val="0"/>
          <w:iCs w:val="0"/>
          <w:color w:val="auto"/>
          <w:sz w:val="24"/>
          <w:szCs w:val="24"/>
        </w:rPr>
        <w:t xml:space="preserve">. </w:t>
      </w:r>
      <w:r w:rsidR="00A51787">
        <w:rPr>
          <w:i w:val="0"/>
          <w:iCs w:val="0"/>
          <w:color w:val="auto"/>
          <w:sz w:val="24"/>
          <w:szCs w:val="24"/>
        </w:rPr>
        <w:t xml:space="preserve">Computational time associated with each grid size. The trend displays monotonic behavior but </w:t>
      </w:r>
      <w:r w:rsidR="00A52F83">
        <w:rPr>
          <w:i w:val="0"/>
          <w:iCs w:val="0"/>
          <w:color w:val="auto"/>
          <w:sz w:val="24"/>
          <w:szCs w:val="24"/>
        </w:rPr>
        <w:t>exponentially</w:t>
      </w:r>
      <w:r w:rsidR="00A51787">
        <w:rPr>
          <w:i w:val="0"/>
          <w:iCs w:val="0"/>
          <w:color w:val="auto"/>
          <w:sz w:val="24"/>
          <w:szCs w:val="24"/>
        </w:rPr>
        <w:t xml:space="preserve"> for grids with a spacing of less than 2 cm. </w:t>
      </w:r>
    </w:p>
    <w:p w14:paraId="7776B83B" w14:textId="5B29BF45" w:rsidR="00F1198C" w:rsidRDefault="00F1198C" w:rsidP="00263C81">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commentRangeStart w:id="201"/>
      <w:commentRangeStart w:id="202"/>
      <w:r>
        <w:rPr>
          <w:rFonts w:ascii="Times New Roman" w:hAnsi="Times New Roman" w:cs="Times New Roman"/>
          <w:sz w:val="24"/>
          <w:szCs w:val="24"/>
        </w:rPr>
        <w:t xml:space="preserve">The </w:t>
      </w:r>
      <w:r w:rsidR="00771E24">
        <w:rPr>
          <w:rFonts w:ascii="Times New Roman" w:hAnsi="Times New Roman" w:cs="Times New Roman"/>
          <w:sz w:val="24"/>
          <w:szCs w:val="24"/>
        </w:rPr>
        <w:t>effectiveness</w:t>
      </w:r>
      <w:r w:rsidR="00887A7D">
        <w:rPr>
          <w:rFonts w:ascii="Times New Roman" w:hAnsi="Times New Roman" w:cs="Times New Roman"/>
          <w:sz w:val="24"/>
          <w:szCs w:val="24"/>
        </w:rPr>
        <w:t xml:space="preserve"> </w:t>
      </w:r>
      <w:r>
        <w:rPr>
          <w:rFonts w:ascii="Times New Roman" w:hAnsi="Times New Roman" w:cs="Times New Roman"/>
          <w:sz w:val="24"/>
          <w:szCs w:val="24"/>
        </w:rPr>
        <w:t>of the algorithm</w:t>
      </w:r>
      <w:r w:rsidR="00887A7D">
        <w:rPr>
          <w:rFonts w:ascii="Times New Roman" w:hAnsi="Times New Roman" w:cs="Times New Roman"/>
          <w:sz w:val="24"/>
          <w:szCs w:val="24"/>
        </w:rPr>
        <w:t xml:space="preserve"> at various grid sizes</w:t>
      </w:r>
      <w:r w:rsidR="00771E24">
        <w:rPr>
          <w:rFonts w:ascii="Times New Roman" w:hAnsi="Times New Roman" w:cs="Times New Roman"/>
          <w:sz w:val="24"/>
          <w:szCs w:val="24"/>
        </w:rPr>
        <w:t xml:space="preserve"> was evaluated for</w:t>
      </w:r>
      <w:r>
        <w:rPr>
          <w:rFonts w:ascii="Times New Roman" w:hAnsi="Times New Roman" w:cs="Times New Roman"/>
          <w:sz w:val="24"/>
          <w:szCs w:val="24"/>
        </w:rPr>
        <w:t xml:space="preserve"> </w:t>
      </w:r>
      <w:r w:rsidR="00594E96">
        <w:rPr>
          <w:rFonts w:ascii="Times New Roman" w:hAnsi="Times New Roman" w:cs="Times New Roman"/>
          <w:sz w:val="24"/>
          <w:szCs w:val="24"/>
        </w:rPr>
        <w:t xml:space="preserve">100 </w:t>
      </w:r>
      <w:r>
        <w:rPr>
          <w:rFonts w:ascii="Times New Roman" w:hAnsi="Times New Roman" w:cs="Times New Roman"/>
          <w:sz w:val="24"/>
          <w:szCs w:val="24"/>
        </w:rPr>
        <w:t>test cases w</w:t>
      </w:r>
      <w:r w:rsidR="00771E24">
        <w:rPr>
          <w:rFonts w:ascii="Times New Roman" w:hAnsi="Times New Roman" w:cs="Times New Roman"/>
          <w:sz w:val="24"/>
          <w:szCs w:val="24"/>
        </w:rPr>
        <w:t>ith</w:t>
      </w:r>
      <w:r>
        <w:rPr>
          <w:rFonts w:ascii="Times New Roman" w:hAnsi="Times New Roman" w:cs="Times New Roman"/>
          <w:sz w:val="24"/>
          <w:szCs w:val="24"/>
        </w:rPr>
        <w:t xml:space="preserve"> </w:t>
      </w:r>
      <w:r w:rsidR="00771E24">
        <w:rPr>
          <w:rFonts w:ascii="Times New Roman" w:hAnsi="Times New Roman" w:cs="Times New Roman"/>
          <w:sz w:val="24"/>
          <w:szCs w:val="24"/>
        </w:rPr>
        <w:t xml:space="preserve">randomly </w:t>
      </w:r>
      <w:r>
        <w:rPr>
          <w:rFonts w:ascii="Times New Roman" w:hAnsi="Times New Roman" w:cs="Times New Roman"/>
          <w:sz w:val="24"/>
          <w:szCs w:val="24"/>
        </w:rPr>
        <w:t>generated trajectories</w:t>
      </w:r>
      <w:r w:rsidR="00594E96">
        <w:rPr>
          <w:rFonts w:ascii="Times New Roman" w:hAnsi="Times New Roman" w:cs="Times New Roman"/>
          <w:sz w:val="24"/>
          <w:szCs w:val="24"/>
        </w:rPr>
        <w:t xml:space="preserve"> for the human </w:t>
      </w:r>
      <w:r w:rsidR="00771E24">
        <w:rPr>
          <w:rFonts w:ascii="Times New Roman" w:hAnsi="Times New Roman" w:cs="Times New Roman"/>
          <w:sz w:val="24"/>
          <w:szCs w:val="24"/>
        </w:rPr>
        <w:t>and</w:t>
      </w:r>
      <w:r w:rsidR="00594E96">
        <w:rPr>
          <w:rFonts w:ascii="Times New Roman" w:hAnsi="Times New Roman" w:cs="Times New Roman"/>
          <w:sz w:val="24"/>
          <w:szCs w:val="24"/>
        </w:rPr>
        <w:t xml:space="preserve"> robot</w:t>
      </w:r>
      <w:r>
        <w:rPr>
          <w:rFonts w:ascii="Times New Roman" w:hAnsi="Times New Roman" w:cs="Times New Roman"/>
          <w:sz w:val="24"/>
          <w:szCs w:val="24"/>
        </w:rPr>
        <w:t xml:space="preserve">. </w:t>
      </w:r>
      <w:r w:rsidR="00771E24">
        <w:rPr>
          <w:rFonts w:ascii="Times New Roman" w:hAnsi="Times New Roman" w:cs="Times New Roman"/>
          <w:sz w:val="24"/>
          <w:szCs w:val="24"/>
        </w:rPr>
        <w:t xml:space="preserve">Each </w:t>
      </w:r>
      <w:r>
        <w:rPr>
          <w:rFonts w:ascii="Times New Roman" w:hAnsi="Times New Roman" w:cs="Times New Roman"/>
          <w:sz w:val="24"/>
          <w:szCs w:val="24"/>
        </w:rPr>
        <w:t xml:space="preserve">test case </w:t>
      </w:r>
      <w:r w:rsidR="00771E24">
        <w:rPr>
          <w:rFonts w:ascii="Times New Roman" w:hAnsi="Times New Roman" w:cs="Times New Roman"/>
          <w:sz w:val="24"/>
          <w:szCs w:val="24"/>
        </w:rPr>
        <w:t xml:space="preserve">was </w:t>
      </w:r>
      <w:r>
        <w:rPr>
          <w:rFonts w:ascii="Times New Roman" w:hAnsi="Times New Roman" w:cs="Times New Roman"/>
          <w:sz w:val="24"/>
          <w:szCs w:val="24"/>
        </w:rPr>
        <w:t>evaluated at fifteen</w:t>
      </w:r>
      <w:r w:rsidRPr="00F1198C">
        <w:rPr>
          <w:rFonts w:ascii="Times New Roman" w:hAnsi="Times New Roman" w:cs="Times New Roman"/>
          <w:sz w:val="24"/>
          <w:szCs w:val="24"/>
        </w:rPr>
        <w:t xml:space="preserve"> </w:t>
      </w:r>
      <w:r>
        <w:rPr>
          <w:rFonts w:ascii="Times New Roman" w:hAnsi="Times New Roman" w:cs="Times New Roman"/>
          <w:sz w:val="24"/>
          <w:szCs w:val="24"/>
        </w:rPr>
        <w:t>grid sizes equally spaced between 0.01</w:t>
      </w:r>
      <w:r w:rsidR="00887A7D">
        <w:rPr>
          <w:rFonts w:ascii="Times New Roman" w:hAnsi="Times New Roman" w:cs="Times New Roman"/>
          <w:sz w:val="24"/>
          <w:szCs w:val="24"/>
        </w:rPr>
        <w:t xml:space="preserve"> </w:t>
      </w:r>
      <w:r>
        <w:rPr>
          <w:rFonts w:ascii="Times New Roman" w:hAnsi="Times New Roman" w:cs="Times New Roman"/>
          <w:sz w:val="24"/>
          <w:szCs w:val="24"/>
        </w:rPr>
        <w:t xml:space="preserve">m and 0.15 m. </w:t>
      </w:r>
      <w:ins w:id="203" w:author="Gabe Streitmatter" w:date="2020-04-08T08:53:00Z">
        <w:r w:rsidR="00F34824">
          <w:rPr>
            <w:rFonts w:ascii="Times New Roman" w:hAnsi="Times New Roman" w:cs="Times New Roman"/>
            <w:sz w:val="24"/>
            <w:szCs w:val="24"/>
          </w:rPr>
          <w:t xml:space="preserve">Given that the </w:t>
        </w:r>
      </w:ins>
      <w:ins w:id="204" w:author="Gabe Streitmatter" w:date="2020-04-08T08:54:00Z">
        <w:r w:rsidR="00F34824">
          <w:rPr>
            <w:rFonts w:ascii="Times New Roman" w:hAnsi="Times New Roman" w:cs="Times New Roman"/>
            <w:sz w:val="24"/>
            <w:szCs w:val="24"/>
          </w:rPr>
          <w:t xml:space="preserve">modeled </w:t>
        </w:r>
      </w:ins>
      <w:ins w:id="205" w:author="Gabe Streitmatter" w:date="2020-04-08T08:53:00Z">
        <w:r w:rsidR="00F34824">
          <w:rPr>
            <w:rFonts w:ascii="Times New Roman" w:hAnsi="Times New Roman" w:cs="Times New Roman"/>
            <w:sz w:val="24"/>
            <w:szCs w:val="24"/>
          </w:rPr>
          <w:t>human, from wais</w:t>
        </w:r>
      </w:ins>
      <w:ins w:id="206" w:author="Gabe Streitmatter" w:date="2020-04-08T08:54:00Z">
        <w:r w:rsidR="00F34824">
          <w:rPr>
            <w:rFonts w:ascii="Times New Roman" w:hAnsi="Times New Roman" w:cs="Times New Roman"/>
            <w:sz w:val="24"/>
            <w:szCs w:val="24"/>
          </w:rPr>
          <w:t xml:space="preserve">t up has a height of </w:t>
        </w:r>
      </w:ins>
      <w:ins w:id="207" w:author="Gabe Streitmatter" w:date="2020-04-08T08:55:00Z">
        <w:r w:rsidR="00F34824">
          <w:rPr>
            <w:rFonts w:ascii="Times New Roman" w:hAnsi="Times New Roman" w:cs="Times New Roman"/>
            <w:sz w:val="24"/>
            <w:szCs w:val="24"/>
          </w:rPr>
          <w:t xml:space="preserve">0.73 m, these grid sizes </w:t>
        </w:r>
      </w:ins>
      <w:ins w:id="208" w:author="Gabe Streitmatter" w:date="2020-04-08T09:00:00Z">
        <w:r w:rsidR="00F34824">
          <w:rPr>
            <w:rFonts w:ascii="Times New Roman" w:hAnsi="Times New Roman" w:cs="Times New Roman"/>
            <w:sz w:val="24"/>
            <w:szCs w:val="24"/>
          </w:rPr>
          <w:t>constitute</w:t>
        </w:r>
      </w:ins>
      <w:ins w:id="209" w:author="Gabe Streitmatter" w:date="2020-04-08T08:55:00Z">
        <w:r w:rsidR="00F34824">
          <w:rPr>
            <w:rFonts w:ascii="Times New Roman" w:hAnsi="Times New Roman" w:cs="Times New Roman"/>
            <w:sz w:val="24"/>
            <w:szCs w:val="24"/>
          </w:rPr>
          <w:t xml:space="preserve"> a</w:t>
        </w:r>
      </w:ins>
      <w:ins w:id="210" w:author="Gabe Streitmatter" w:date="2020-04-08T09:00:00Z">
        <w:r w:rsidR="00456D0E">
          <w:rPr>
            <w:rFonts w:ascii="Times New Roman" w:hAnsi="Times New Roman" w:cs="Times New Roman"/>
            <w:sz w:val="24"/>
            <w:szCs w:val="24"/>
          </w:rPr>
          <w:t xml:space="preserve"> range of roughly 1 % and 20 % of the total height. </w:t>
        </w:r>
      </w:ins>
      <w:r w:rsidR="00594E96">
        <w:rPr>
          <w:rFonts w:ascii="Times New Roman" w:hAnsi="Times New Roman" w:cs="Times New Roman"/>
          <w:sz w:val="24"/>
          <w:szCs w:val="24"/>
        </w:rPr>
        <w:t>The goal of each test was to identify whether there was a collision or not. Of the</w:t>
      </w:r>
      <w:r w:rsidR="00875FEB">
        <w:rPr>
          <w:rFonts w:ascii="Times New Roman" w:hAnsi="Times New Roman" w:cs="Times New Roman"/>
          <w:sz w:val="24"/>
          <w:szCs w:val="24"/>
        </w:rPr>
        <w:t>se</w:t>
      </w:r>
      <w:r w:rsidR="00594E96">
        <w:rPr>
          <w:rFonts w:ascii="Times New Roman" w:hAnsi="Times New Roman" w:cs="Times New Roman"/>
          <w:sz w:val="24"/>
          <w:szCs w:val="24"/>
        </w:rPr>
        <w:t xml:space="preserve"> 100 scenarios, 87 tests maintained the same prediction for all grid sizes. </w:t>
      </w:r>
      <w:commentRangeStart w:id="211"/>
      <w:commentRangeStart w:id="212"/>
      <w:r w:rsidR="00594E96">
        <w:rPr>
          <w:rFonts w:ascii="Times New Roman" w:hAnsi="Times New Roman" w:cs="Times New Roman"/>
          <w:sz w:val="24"/>
          <w:szCs w:val="24"/>
        </w:rPr>
        <w:t xml:space="preserve">For 8 tests, lower resolution iterations misidentified a collision, but converged to a </w:t>
      </w:r>
      <w:r w:rsidR="00887A7D">
        <w:rPr>
          <w:rFonts w:ascii="Times New Roman" w:hAnsi="Times New Roman" w:cs="Times New Roman"/>
          <w:sz w:val="24"/>
          <w:szCs w:val="24"/>
        </w:rPr>
        <w:t xml:space="preserve">consistent </w:t>
      </w:r>
      <w:r w:rsidR="00594E96">
        <w:rPr>
          <w:rFonts w:ascii="Times New Roman" w:hAnsi="Times New Roman" w:cs="Times New Roman"/>
          <w:sz w:val="24"/>
          <w:szCs w:val="24"/>
        </w:rPr>
        <w:t xml:space="preserve">solution </w:t>
      </w:r>
      <w:r w:rsidR="00887A7D">
        <w:rPr>
          <w:rFonts w:ascii="Times New Roman" w:hAnsi="Times New Roman" w:cs="Times New Roman"/>
          <w:sz w:val="24"/>
          <w:szCs w:val="24"/>
        </w:rPr>
        <w:t xml:space="preserve">for </w:t>
      </w:r>
      <w:r w:rsidR="00594E96">
        <w:rPr>
          <w:rFonts w:ascii="Times New Roman" w:hAnsi="Times New Roman" w:cs="Times New Roman"/>
          <w:sz w:val="24"/>
          <w:szCs w:val="24"/>
        </w:rPr>
        <w:t>higher resolution grid size</w:t>
      </w:r>
      <w:r w:rsidR="00887A7D">
        <w:rPr>
          <w:rFonts w:ascii="Times New Roman" w:hAnsi="Times New Roman" w:cs="Times New Roman"/>
          <w:sz w:val="24"/>
          <w:szCs w:val="24"/>
        </w:rPr>
        <w:t>s</w:t>
      </w:r>
      <w:r w:rsidR="00594E96">
        <w:rPr>
          <w:rFonts w:ascii="Times New Roman" w:hAnsi="Times New Roman" w:cs="Times New Roman"/>
          <w:sz w:val="24"/>
          <w:szCs w:val="24"/>
        </w:rPr>
        <w:t xml:space="preserve">. </w:t>
      </w:r>
      <w:r w:rsidR="00887A7D">
        <w:rPr>
          <w:rFonts w:ascii="Times New Roman" w:hAnsi="Times New Roman" w:cs="Times New Roman"/>
          <w:sz w:val="24"/>
          <w:szCs w:val="24"/>
        </w:rPr>
        <w:t>The</w:t>
      </w:r>
      <w:r w:rsidR="00594E96">
        <w:rPr>
          <w:rFonts w:ascii="Times New Roman" w:hAnsi="Times New Roman" w:cs="Times New Roman"/>
          <w:sz w:val="24"/>
          <w:szCs w:val="24"/>
        </w:rPr>
        <w:t xml:space="preserve"> highest resolution at which the algorithm misidentified a collision was at 0.06</w:t>
      </w:r>
      <w:r w:rsidR="007D7B1C">
        <w:rPr>
          <w:rFonts w:ascii="Times New Roman" w:hAnsi="Times New Roman" w:cs="Times New Roman"/>
          <w:sz w:val="24"/>
          <w:szCs w:val="24"/>
        </w:rPr>
        <w:t>0</w:t>
      </w:r>
      <w:r w:rsidR="00594E96">
        <w:rPr>
          <w:rFonts w:ascii="Times New Roman" w:hAnsi="Times New Roman" w:cs="Times New Roman"/>
          <w:sz w:val="24"/>
          <w:szCs w:val="24"/>
        </w:rPr>
        <w:t xml:space="preserve"> m, while the average grid size at which the algorithm converged was 0.11</w:t>
      </w:r>
      <w:r w:rsidR="007D7B1C">
        <w:rPr>
          <w:rFonts w:ascii="Times New Roman" w:hAnsi="Times New Roman" w:cs="Times New Roman"/>
          <w:sz w:val="24"/>
          <w:szCs w:val="24"/>
        </w:rPr>
        <w:t>0</w:t>
      </w:r>
      <w:r w:rsidR="00594E96">
        <w:rPr>
          <w:rFonts w:ascii="Times New Roman" w:hAnsi="Times New Roman" w:cs="Times New Roman"/>
          <w:sz w:val="24"/>
          <w:szCs w:val="24"/>
        </w:rPr>
        <w:t xml:space="preserve"> m. </w:t>
      </w:r>
      <w:r w:rsidR="00887A7D">
        <w:rPr>
          <w:rFonts w:ascii="Times New Roman" w:hAnsi="Times New Roman" w:cs="Times New Roman"/>
          <w:sz w:val="24"/>
          <w:szCs w:val="24"/>
        </w:rPr>
        <w:t>There</w:t>
      </w:r>
      <w:r w:rsidR="00594E96">
        <w:rPr>
          <w:rFonts w:ascii="Times New Roman" w:hAnsi="Times New Roman" w:cs="Times New Roman"/>
          <w:sz w:val="24"/>
          <w:szCs w:val="24"/>
        </w:rPr>
        <w:t xml:space="preserve"> were four cases in which the algorithm </w:t>
      </w:r>
      <w:r w:rsidR="00882067">
        <w:rPr>
          <w:rFonts w:ascii="Times New Roman" w:hAnsi="Times New Roman" w:cs="Times New Roman"/>
          <w:sz w:val="24"/>
          <w:szCs w:val="24"/>
        </w:rPr>
        <w:t>did not</w:t>
      </w:r>
      <w:r w:rsidR="00594E96">
        <w:rPr>
          <w:rFonts w:ascii="Times New Roman" w:hAnsi="Times New Roman" w:cs="Times New Roman"/>
          <w:sz w:val="24"/>
          <w:szCs w:val="24"/>
        </w:rPr>
        <w:t xml:space="preserve"> to converge to a solution. </w:t>
      </w:r>
      <w:r w:rsidR="00887A7D">
        <w:rPr>
          <w:rFonts w:ascii="Times New Roman" w:hAnsi="Times New Roman" w:cs="Times New Roman"/>
          <w:sz w:val="24"/>
          <w:szCs w:val="24"/>
        </w:rPr>
        <w:t>In</w:t>
      </w:r>
      <w:r w:rsidR="00594E96">
        <w:rPr>
          <w:rFonts w:ascii="Times New Roman" w:hAnsi="Times New Roman" w:cs="Times New Roman"/>
          <w:sz w:val="24"/>
          <w:szCs w:val="24"/>
        </w:rPr>
        <w:t xml:space="preserve"> these </w:t>
      </w:r>
      <w:r w:rsidR="007D7B1C">
        <w:rPr>
          <w:rFonts w:ascii="Times New Roman" w:hAnsi="Times New Roman" w:cs="Times New Roman"/>
          <w:sz w:val="24"/>
          <w:szCs w:val="24"/>
        </w:rPr>
        <w:t>4</w:t>
      </w:r>
      <w:r w:rsidR="00887A7D">
        <w:rPr>
          <w:rFonts w:ascii="Times New Roman" w:hAnsi="Times New Roman" w:cs="Times New Roman"/>
          <w:sz w:val="24"/>
          <w:szCs w:val="24"/>
        </w:rPr>
        <w:t xml:space="preserve"> cases</w:t>
      </w:r>
      <w:r w:rsidR="00594E96">
        <w:rPr>
          <w:rFonts w:ascii="Times New Roman" w:hAnsi="Times New Roman" w:cs="Times New Roman"/>
          <w:sz w:val="24"/>
          <w:szCs w:val="24"/>
        </w:rPr>
        <w:t>, as well as the previously discussed 8</w:t>
      </w:r>
      <w:r w:rsidR="00882067">
        <w:rPr>
          <w:rFonts w:ascii="Times New Roman" w:hAnsi="Times New Roman" w:cs="Times New Roman"/>
          <w:sz w:val="24"/>
          <w:szCs w:val="24"/>
        </w:rPr>
        <w:t xml:space="preserve"> cases</w:t>
      </w:r>
      <w:r w:rsidR="00594E96">
        <w:rPr>
          <w:rFonts w:ascii="Times New Roman" w:hAnsi="Times New Roman" w:cs="Times New Roman"/>
          <w:sz w:val="24"/>
          <w:szCs w:val="24"/>
        </w:rPr>
        <w:t>, bo</w:t>
      </w:r>
      <w:r w:rsidR="007D7B1C">
        <w:rPr>
          <w:rFonts w:ascii="Times New Roman" w:hAnsi="Times New Roman" w:cs="Times New Roman"/>
          <w:sz w:val="24"/>
          <w:szCs w:val="24"/>
        </w:rPr>
        <w:t xml:space="preserve">th swept volumes came indistinguishably close to each other, </w:t>
      </w:r>
      <w:r w:rsidR="00887A7D">
        <w:rPr>
          <w:rFonts w:ascii="Times New Roman" w:hAnsi="Times New Roman" w:cs="Times New Roman"/>
          <w:sz w:val="24"/>
          <w:szCs w:val="24"/>
        </w:rPr>
        <w:t xml:space="preserve">and </w:t>
      </w:r>
      <w:r w:rsidR="007D7B1C">
        <w:rPr>
          <w:rFonts w:ascii="Times New Roman" w:hAnsi="Times New Roman" w:cs="Times New Roman"/>
          <w:sz w:val="24"/>
          <w:szCs w:val="24"/>
        </w:rPr>
        <w:t>collision</w:t>
      </w:r>
      <w:r w:rsidR="00882067">
        <w:rPr>
          <w:rFonts w:ascii="Times New Roman" w:hAnsi="Times New Roman" w:cs="Times New Roman"/>
          <w:sz w:val="24"/>
          <w:szCs w:val="24"/>
        </w:rPr>
        <w:t>s</w:t>
      </w:r>
      <w:r w:rsidR="007D7B1C">
        <w:rPr>
          <w:rFonts w:ascii="Times New Roman" w:hAnsi="Times New Roman" w:cs="Times New Roman"/>
          <w:sz w:val="24"/>
          <w:szCs w:val="24"/>
        </w:rPr>
        <w:t xml:space="preserve"> could not even be </w:t>
      </w:r>
      <w:r w:rsidR="00061124">
        <w:rPr>
          <w:rFonts w:ascii="Times New Roman" w:hAnsi="Times New Roman" w:cs="Times New Roman"/>
          <w:sz w:val="24"/>
          <w:szCs w:val="24"/>
        </w:rPr>
        <w:t xml:space="preserve">determined </w:t>
      </w:r>
      <w:r w:rsidR="007D7B1C">
        <w:rPr>
          <w:rFonts w:ascii="Times New Roman" w:hAnsi="Times New Roman" w:cs="Times New Roman"/>
          <w:sz w:val="24"/>
          <w:szCs w:val="24"/>
        </w:rPr>
        <w:t>upon visual inspection.</w:t>
      </w:r>
      <w:commentRangeEnd w:id="211"/>
      <w:r w:rsidR="00281507">
        <w:rPr>
          <w:rStyle w:val="CommentReference"/>
          <w:rFonts w:ascii="Times New Roman" w:eastAsia="Times New Roman" w:hAnsi="Times New Roman" w:cs="Times New Roman"/>
          <w:kern w:val="14"/>
        </w:rPr>
        <w:commentReference w:id="211"/>
      </w:r>
      <w:commentRangeEnd w:id="212"/>
      <w:r w:rsidR="00456D0E">
        <w:rPr>
          <w:rStyle w:val="CommentReference"/>
          <w:rFonts w:ascii="Times New Roman" w:eastAsia="Times New Roman" w:hAnsi="Times New Roman" w:cs="Times New Roman"/>
          <w:kern w:val="14"/>
        </w:rPr>
        <w:commentReference w:id="212"/>
      </w:r>
    </w:p>
    <w:p w14:paraId="5565F5E6" w14:textId="09E55BB2" w:rsidR="007D7B1C" w:rsidRPr="00F1198C" w:rsidRDefault="007D7B1C" w:rsidP="00263C81">
      <w:pPr>
        <w:spacing w:line="360" w:lineRule="auto"/>
        <w:rPr>
          <w:rFonts w:ascii="Times New Roman" w:hAnsi="Times New Roman" w:cs="Times New Roman"/>
          <w:sz w:val="24"/>
          <w:szCs w:val="24"/>
        </w:rPr>
      </w:pPr>
      <w:r>
        <w:rPr>
          <w:rFonts w:ascii="Times New Roman" w:hAnsi="Times New Roman" w:cs="Times New Roman"/>
          <w:sz w:val="24"/>
          <w:szCs w:val="24"/>
        </w:rPr>
        <w:t xml:space="preserve">    The</w:t>
      </w:r>
      <w:r w:rsidR="00887A7D">
        <w:rPr>
          <w:rFonts w:ascii="Times New Roman" w:hAnsi="Times New Roman" w:cs="Times New Roman"/>
          <w:sz w:val="24"/>
          <w:szCs w:val="24"/>
        </w:rPr>
        <w:t>se</w:t>
      </w:r>
      <w:r>
        <w:rPr>
          <w:rFonts w:ascii="Times New Roman" w:hAnsi="Times New Roman" w:cs="Times New Roman"/>
          <w:sz w:val="24"/>
          <w:szCs w:val="24"/>
        </w:rPr>
        <w:t xml:space="preserve"> results indicate that the algorithm is successful in identifying collisions for grid sizes less than 0.06 m</w:t>
      </w:r>
      <w:r w:rsidR="00771E24">
        <w:rPr>
          <w:rFonts w:ascii="Times New Roman" w:hAnsi="Times New Roman" w:cs="Times New Roman"/>
          <w:sz w:val="24"/>
          <w:szCs w:val="24"/>
        </w:rPr>
        <w:t xml:space="preserve">. </w:t>
      </w:r>
      <w:r w:rsidR="00887A7D">
        <w:rPr>
          <w:rFonts w:ascii="Times New Roman" w:hAnsi="Times New Roman" w:cs="Times New Roman"/>
          <w:sz w:val="24"/>
          <w:szCs w:val="24"/>
        </w:rPr>
        <w:t>The</w:t>
      </w:r>
      <w:r>
        <w:rPr>
          <w:rFonts w:ascii="Times New Roman" w:hAnsi="Times New Roman" w:cs="Times New Roman"/>
          <w:sz w:val="24"/>
          <w:szCs w:val="24"/>
        </w:rPr>
        <w:t xml:space="preserve"> algorithm can be expected to perform accurate collision detection for grid sizes of 0.100 m and smaller</w:t>
      </w:r>
      <w:r w:rsidR="00887A7D">
        <w:rPr>
          <w:rFonts w:ascii="Times New Roman" w:hAnsi="Times New Roman" w:cs="Times New Roman"/>
          <w:sz w:val="24"/>
          <w:szCs w:val="24"/>
        </w:rPr>
        <w:t xml:space="preserve"> in less than 30 ms</w:t>
      </w:r>
      <w:r>
        <w:rPr>
          <w:rFonts w:ascii="Times New Roman" w:hAnsi="Times New Roman" w:cs="Times New Roman"/>
          <w:sz w:val="24"/>
          <w:szCs w:val="24"/>
        </w:rPr>
        <w:t xml:space="preserve">. </w:t>
      </w:r>
      <w:del w:id="213" w:author="Gabe Streitmatter" w:date="2020-03-29T14:18:00Z">
        <w:r w:rsidDel="007832D6">
          <w:rPr>
            <w:rFonts w:ascii="Times New Roman" w:hAnsi="Times New Roman" w:cs="Times New Roman"/>
            <w:sz w:val="24"/>
            <w:szCs w:val="24"/>
          </w:rPr>
          <w:delText xml:space="preserve"> </w:delText>
        </w:r>
        <w:commentRangeEnd w:id="201"/>
        <w:r w:rsidR="00F50FC3" w:rsidDel="007832D6">
          <w:rPr>
            <w:rStyle w:val="CommentReference"/>
            <w:rFonts w:ascii="Times New Roman" w:eastAsia="Times New Roman" w:hAnsi="Times New Roman" w:cs="Times New Roman"/>
            <w:kern w:val="14"/>
          </w:rPr>
          <w:commentReference w:id="201"/>
        </w:r>
        <w:commentRangeEnd w:id="202"/>
        <w:r w:rsidR="00F3519D" w:rsidDel="007832D6">
          <w:rPr>
            <w:rStyle w:val="CommentReference"/>
            <w:rFonts w:ascii="Times New Roman" w:eastAsia="Times New Roman" w:hAnsi="Times New Roman" w:cs="Times New Roman"/>
            <w:kern w:val="14"/>
          </w:rPr>
          <w:commentReference w:id="202"/>
        </w:r>
      </w:del>
    </w:p>
    <w:bookmarkEnd w:id="200"/>
    <w:p w14:paraId="5C7F7FF0" w14:textId="6978A036" w:rsidR="00BB64A4" w:rsidRDefault="00E4459E" w:rsidP="0031463D">
      <w:pPr>
        <w:pStyle w:val="First-levelHeading-JUR"/>
        <w:spacing w:after="240"/>
      </w:pPr>
      <w:r>
        <w:t>Conclusion</w:t>
      </w:r>
    </w:p>
    <w:p w14:paraId="7BCA058C" w14:textId="76DF420A" w:rsidR="007D7B1C" w:rsidRDefault="007D7B1C" w:rsidP="00F15E59">
      <w:pPr>
        <w:spacing w:line="360" w:lineRule="auto"/>
        <w:ind w:firstLine="202"/>
        <w:rPr>
          <w:rFonts w:ascii="Times New Roman" w:hAnsi="Times New Roman" w:cs="Times New Roman"/>
          <w:sz w:val="24"/>
          <w:szCs w:val="24"/>
        </w:rPr>
      </w:pPr>
      <w:r>
        <w:rPr>
          <w:rFonts w:ascii="Times New Roman" w:hAnsi="Times New Roman" w:cs="Times New Roman"/>
          <w:sz w:val="24"/>
          <w:szCs w:val="24"/>
        </w:rPr>
        <w:t>The contribution of this paper is a quick</w:t>
      </w:r>
      <w:r w:rsidR="00882067">
        <w:rPr>
          <w:rFonts w:ascii="Times New Roman" w:hAnsi="Times New Roman" w:cs="Times New Roman"/>
          <w:sz w:val="24"/>
          <w:szCs w:val="24"/>
        </w:rPr>
        <w:t xml:space="preserve">, </w:t>
      </w:r>
      <w:r>
        <w:rPr>
          <w:rFonts w:ascii="Times New Roman" w:hAnsi="Times New Roman" w:cs="Times New Roman"/>
          <w:sz w:val="24"/>
          <w:szCs w:val="24"/>
        </w:rPr>
        <w:t xml:space="preserve">effective predictive collision detection algorithm designed to run in </w:t>
      </w:r>
      <w:r w:rsidR="002463B1">
        <w:rPr>
          <w:rFonts w:ascii="Times New Roman" w:hAnsi="Times New Roman" w:cs="Times New Roman"/>
          <w:sz w:val="24"/>
          <w:szCs w:val="24"/>
        </w:rPr>
        <w:t>real time as a</w:t>
      </w:r>
      <w:r>
        <w:rPr>
          <w:rFonts w:ascii="Times New Roman" w:hAnsi="Times New Roman" w:cs="Times New Roman"/>
          <w:sz w:val="24"/>
          <w:szCs w:val="24"/>
        </w:rPr>
        <w:t xml:space="preserve"> background </w:t>
      </w:r>
      <w:r w:rsidR="002463B1">
        <w:rPr>
          <w:rFonts w:ascii="Times New Roman" w:hAnsi="Times New Roman" w:cs="Times New Roman"/>
          <w:sz w:val="24"/>
          <w:szCs w:val="24"/>
        </w:rPr>
        <w:t xml:space="preserve">operation </w:t>
      </w:r>
      <w:r>
        <w:rPr>
          <w:rFonts w:ascii="Times New Roman" w:hAnsi="Times New Roman" w:cs="Times New Roman"/>
          <w:sz w:val="24"/>
          <w:szCs w:val="24"/>
        </w:rPr>
        <w:t>of a robot control</w:t>
      </w:r>
      <w:r w:rsidR="00882067">
        <w:rPr>
          <w:rFonts w:ascii="Times New Roman" w:hAnsi="Times New Roman" w:cs="Times New Roman"/>
          <w:sz w:val="24"/>
          <w:szCs w:val="24"/>
        </w:rPr>
        <w:t>ler</w:t>
      </w:r>
      <w:r>
        <w:rPr>
          <w:rFonts w:ascii="Times New Roman" w:hAnsi="Times New Roman" w:cs="Times New Roman"/>
          <w:sz w:val="24"/>
          <w:szCs w:val="24"/>
        </w:rPr>
        <w:t xml:space="preserve">. </w:t>
      </w:r>
      <w:r w:rsidR="002463B1">
        <w:rPr>
          <w:rFonts w:ascii="Times New Roman" w:hAnsi="Times New Roman" w:cs="Times New Roman"/>
          <w:sz w:val="24"/>
          <w:szCs w:val="24"/>
        </w:rPr>
        <w:t xml:space="preserve">The novelty of the approach was to use Coons patches to interpolate between sampled orientations of a body </w:t>
      </w:r>
      <w:r w:rsidR="002463B1">
        <w:rPr>
          <w:rFonts w:ascii="Times New Roman" w:hAnsi="Times New Roman" w:cs="Times New Roman"/>
          <w:sz w:val="24"/>
          <w:szCs w:val="24"/>
        </w:rPr>
        <w:lastRenderedPageBreak/>
        <w:t>throughout time. In this way, continuous collision detection is implemented with minimal computatio</w:t>
      </w:r>
      <w:r w:rsidR="00882067">
        <w:rPr>
          <w:rFonts w:ascii="Times New Roman" w:hAnsi="Times New Roman" w:cs="Times New Roman"/>
          <w:sz w:val="24"/>
          <w:szCs w:val="24"/>
        </w:rPr>
        <w:t>n</w:t>
      </w:r>
      <w:r w:rsidR="002463B1">
        <w:rPr>
          <w:rFonts w:ascii="Times New Roman" w:hAnsi="Times New Roman" w:cs="Times New Roman"/>
          <w:sz w:val="24"/>
          <w:szCs w:val="24"/>
        </w:rPr>
        <w:t xml:space="preserve">. </w:t>
      </w:r>
      <w:bookmarkStart w:id="214" w:name="_GoBack"/>
      <w:bookmarkEnd w:id="214"/>
      <w:del w:id="215" w:author="Gabe Streitmatter" w:date="2020-04-08T09:18:00Z">
        <w:r w:rsidDel="00E56A5B">
          <w:rPr>
            <w:rFonts w:ascii="Times New Roman" w:hAnsi="Times New Roman" w:cs="Times New Roman"/>
            <w:sz w:val="24"/>
            <w:szCs w:val="24"/>
          </w:rPr>
          <w:delText>This is a</w:delText>
        </w:r>
        <w:r w:rsidR="00882067" w:rsidDel="00E56A5B">
          <w:rPr>
            <w:rFonts w:ascii="Times New Roman" w:hAnsi="Times New Roman" w:cs="Times New Roman"/>
            <w:sz w:val="24"/>
            <w:szCs w:val="24"/>
          </w:rPr>
          <w:delText xml:space="preserve"> </w:delText>
        </w:r>
        <w:r w:rsidDel="00E56A5B">
          <w:rPr>
            <w:rFonts w:ascii="Times New Roman" w:hAnsi="Times New Roman" w:cs="Times New Roman"/>
            <w:sz w:val="24"/>
            <w:szCs w:val="24"/>
          </w:rPr>
          <w:delText xml:space="preserve">building block to a larger effort to develop </w:delText>
        </w:r>
        <w:r w:rsidR="00882067" w:rsidDel="00E56A5B">
          <w:rPr>
            <w:rFonts w:ascii="Times New Roman" w:hAnsi="Times New Roman" w:cs="Times New Roman"/>
            <w:sz w:val="24"/>
            <w:szCs w:val="24"/>
          </w:rPr>
          <w:delText>HRC</w:delText>
        </w:r>
        <w:r w:rsidDel="00E56A5B">
          <w:rPr>
            <w:rFonts w:ascii="Times New Roman" w:hAnsi="Times New Roman" w:cs="Times New Roman"/>
            <w:sz w:val="24"/>
            <w:szCs w:val="24"/>
          </w:rPr>
          <w:delText xml:space="preserve"> techniques.</w:delText>
        </w:r>
      </w:del>
    </w:p>
    <w:p w14:paraId="4EA31CA5" w14:textId="7813C79B" w:rsidR="007D7B1C" w:rsidRDefault="007D7B1C" w:rsidP="00F15E59">
      <w:pPr>
        <w:spacing w:line="360" w:lineRule="auto"/>
        <w:ind w:firstLine="202"/>
        <w:rPr>
          <w:rFonts w:ascii="Times New Roman" w:hAnsi="Times New Roman" w:cs="Times New Roman"/>
          <w:sz w:val="24"/>
          <w:szCs w:val="24"/>
        </w:rPr>
      </w:pPr>
      <w:r>
        <w:rPr>
          <w:rFonts w:ascii="Times New Roman" w:hAnsi="Times New Roman" w:cs="Times New Roman"/>
          <w:sz w:val="24"/>
          <w:szCs w:val="24"/>
        </w:rPr>
        <w:t xml:space="preserve">Future works will </w:t>
      </w:r>
      <w:r w:rsidR="002463B1">
        <w:rPr>
          <w:rFonts w:ascii="Times New Roman" w:hAnsi="Times New Roman" w:cs="Times New Roman"/>
          <w:sz w:val="24"/>
          <w:szCs w:val="24"/>
        </w:rPr>
        <w:t>include</w:t>
      </w:r>
      <w:r>
        <w:rPr>
          <w:rFonts w:ascii="Times New Roman" w:hAnsi="Times New Roman" w:cs="Times New Roman"/>
          <w:sz w:val="24"/>
          <w:szCs w:val="24"/>
        </w:rPr>
        <w:t xml:space="preserve"> optimizing</w:t>
      </w:r>
      <w:r w:rsidR="002463B1">
        <w:rPr>
          <w:rFonts w:ascii="Times New Roman" w:hAnsi="Times New Roman" w:cs="Times New Roman"/>
          <w:sz w:val="24"/>
          <w:szCs w:val="24"/>
        </w:rPr>
        <w:t xml:space="preserve"> the grid size according to the input trajectory to accurately model necessary features with the largest grid size possible and implementing the algorithm with sensor data recording interaction between a physical human and robot to evaluate the algorithm with hardware in the loop testing.</w:t>
      </w:r>
      <w:r w:rsidR="001450A8">
        <w:rPr>
          <w:rFonts w:ascii="Times New Roman" w:hAnsi="Times New Roman" w:cs="Times New Roman"/>
          <w:sz w:val="24"/>
          <w:szCs w:val="24"/>
        </w:rPr>
        <w:t xml:space="preserve"> </w:t>
      </w:r>
    </w:p>
    <w:p w14:paraId="00BF291E" w14:textId="7FE7EBD3" w:rsidR="005D18B4" w:rsidRPr="005D18B4" w:rsidRDefault="005D18B4" w:rsidP="005D18B4">
      <w:pPr>
        <w:spacing w:line="360" w:lineRule="auto"/>
        <w:jc w:val="center"/>
        <w:rPr>
          <w:b/>
          <w:bCs/>
        </w:rPr>
      </w:pPr>
      <w:r w:rsidRPr="005D18B4">
        <w:rPr>
          <w:rFonts w:ascii="Times New Roman" w:hAnsi="Times New Roman" w:cs="Times New Roman"/>
          <w:b/>
          <w:bCs/>
          <w:sz w:val="24"/>
          <w:szCs w:val="24"/>
        </w:rPr>
        <w:t>Acknowledgements</w:t>
      </w:r>
    </w:p>
    <w:p w14:paraId="53A734AC" w14:textId="3CED292C" w:rsidR="00E4459E" w:rsidRPr="005D18B4" w:rsidRDefault="005D18B4" w:rsidP="005D18B4">
      <w:pPr>
        <w:spacing w:line="240" w:lineRule="auto"/>
        <w:ind w:firstLine="360"/>
        <w:rPr>
          <w:rFonts w:ascii="Times New Roman" w:hAnsi="Times New Roman" w:cs="Times New Roman"/>
          <w:sz w:val="24"/>
          <w:szCs w:val="24"/>
        </w:rPr>
      </w:pPr>
      <w:r w:rsidRPr="005D18B4">
        <w:rPr>
          <w:rFonts w:ascii="Times New Roman" w:hAnsi="Times New Roman" w:cs="Times New Roman"/>
          <w:sz w:val="24"/>
          <w:szCs w:val="24"/>
        </w:rPr>
        <w:t xml:space="preserve">Funding was provided </w:t>
      </w:r>
      <w:r w:rsidR="003F1938" w:rsidRPr="003F1938">
        <w:rPr>
          <w:rFonts w:ascii="Times New Roman" w:hAnsi="Times New Roman" w:cs="Times New Roman"/>
          <w:sz w:val="24"/>
          <w:szCs w:val="24"/>
        </w:rPr>
        <w:t>by University of Florida’s Scholars Program</w:t>
      </w:r>
      <w:r w:rsidR="003F1938">
        <w:rPr>
          <w:rFonts w:ascii="Times New Roman" w:hAnsi="Times New Roman" w:cs="Times New Roman"/>
          <w:sz w:val="24"/>
          <w:szCs w:val="24"/>
        </w:rPr>
        <w:t>.  Research conducted in support of</w:t>
      </w:r>
      <w:r w:rsidRPr="005D18B4">
        <w:rPr>
          <w:rFonts w:ascii="Times New Roman" w:hAnsi="Times New Roman" w:cs="Times New Roman"/>
          <w:sz w:val="24"/>
          <w:szCs w:val="24"/>
        </w:rPr>
        <w:t xml:space="preserve"> NSF/NRI: INT: COLLAB: Manufacturing USA: Intelligent Human-Robot Collaboration for Smart Factory (Award I.D. #:1830383)</w:t>
      </w:r>
      <w:r>
        <w:rPr>
          <w:rFonts w:ascii="Times New Roman" w:hAnsi="Times New Roman" w:cs="Times New Roman"/>
          <w:sz w:val="24"/>
          <w:szCs w:val="24"/>
        </w:rPr>
        <w:t xml:space="preserve">. </w:t>
      </w:r>
      <w:r w:rsidRPr="005D18B4">
        <w:rPr>
          <w:rFonts w:ascii="Times New Roman" w:hAnsi="Times New Roman" w:cs="Times New Roman"/>
          <w:sz w:val="24"/>
          <w:szCs w:val="24"/>
        </w:rPr>
        <w:t>Any opinions, findings and conclusions or recommendations expressed are those of the researchers and do not necessarily reflect the views of the National Science Foundation.</w:t>
      </w:r>
    </w:p>
    <w:p w14:paraId="28568EB6" w14:textId="206B0512" w:rsidR="00BB64A4" w:rsidRPr="008B5194" w:rsidRDefault="00BB64A4" w:rsidP="0031463D">
      <w:pPr>
        <w:pStyle w:val="First-levelHeading-JUR"/>
        <w:spacing w:after="240"/>
      </w:pPr>
      <w:r w:rsidRPr="008B5194">
        <w:t>References</w:t>
      </w:r>
    </w:p>
    <w:p w14:paraId="1B7B6476" w14:textId="71515E50" w:rsidR="00B91370" w:rsidRPr="005C6605" w:rsidRDefault="0057607D" w:rsidP="005D18B4">
      <w:pPr>
        <w:autoSpaceDE w:val="0"/>
        <w:autoSpaceDN w:val="0"/>
        <w:spacing w:after="0" w:line="240" w:lineRule="auto"/>
        <w:ind w:left="720" w:hanging="720"/>
        <w:rPr>
          <w:rFonts w:ascii="Times New Roman" w:hAnsi="Times New Roman" w:cs="Times New Roman"/>
          <w:snapToGrid w:val="0"/>
          <w:color w:val="000000"/>
        </w:rPr>
      </w:pPr>
      <w:r>
        <w:rPr>
          <w:rFonts w:ascii="Times New Roman" w:hAnsi="Times New Roman" w:cs="Times New Roman"/>
          <w:snapToGrid w:val="0"/>
          <w:color w:val="000000"/>
        </w:rPr>
        <w:t>Kruger, J.,</w:t>
      </w:r>
      <w:r w:rsidR="005C6605">
        <w:rPr>
          <w:rFonts w:ascii="Times New Roman" w:hAnsi="Times New Roman" w:cs="Times New Roman"/>
          <w:snapToGrid w:val="0"/>
          <w:color w:val="000000"/>
        </w:rPr>
        <w:t xml:space="preserve"> Lien, T. K., </w:t>
      </w:r>
      <w:r w:rsidR="00D86858">
        <w:rPr>
          <w:rFonts w:ascii="Times New Roman" w:hAnsi="Times New Roman" w:cs="Times New Roman"/>
          <w:snapToGrid w:val="0"/>
          <w:color w:val="000000"/>
        </w:rPr>
        <w:t xml:space="preserve">and </w:t>
      </w:r>
      <w:proofErr w:type="spellStart"/>
      <w:r w:rsidR="005C6605">
        <w:rPr>
          <w:rFonts w:ascii="Times New Roman" w:hAnsi="Times New Roman" w:cs="Times New Roman"/>
          <w:snapToGrid w:val="0"/>
          <w:color w:val="000000"/>
        </w:rPr>
        <w:t>Verl</w:t>
      </w:r>
      <w:proofErr w:type="spellEnd"/>
      <w:r w:rsidR="005C6605">
        <w:rPr>
          <w:rFonts w:ascii="Times New Roman" w:hAnsi="Times New Roman" w:cs="Times New Roman"/>
          <w:snapToGrid w:val="0"/>
          <w:color w:val="000000"/>
        </w:rPr>
        <w:t xml:space="preserve">, A. (2009). Cooperation of Human and Machines in Assembly Lines. </w:t>
      </w:r>
      <w:r w:rsidR="005C6605">
        <w:rPr>
          <w:rFonts w:ascii="Times New Roman" w:hAnsi="Times New Roman" w:cs="Times New Roman"/>
          <w:i/>
          <w:iCs/>
          <w:snapToGrid w:val="0"/>
          <w:color w:val="000000"/>
        </w:rPr>
        <w:t>CIRP Journal of Manufacturing and Technology</w:t>
      </w:r>
      <w:r w:rsidR="005C6605" w:rsidRPr="00D63D03">
        <w:rPr>
          <w:rFonts w:ascii="Times New Roman" w:hAnsi="Times New Roman" w:cs="Times New Roman"/>
          <w:i/>
          <w:iCs/>
          <w:snapToGrid w:val="0"/>
          <w:color w:val="000000"/>
        </w:rPr>
        <w:t>, 58(2), 628-646.</w:t>
      </w:r>
    </w:p>
    <w:p w14:paraId="6B4B0B40" w14:textId="77777777" w:rsidR="0088619D" w:rsidRDefault="0088619D" w:rsidP="0088619D">
      <w:pPr>
        <w:autoSpaceDE w:val="0"/>
        <w:autoSpaceDN w:val="0"/>
        <w:spacing w:after="0" w:line="240" w:lineRule="auto"/>
        <w:ind w:left="720" w:hanging="720"/>
        <w:rPr>
          <w:rFonts w:ascii="Times New Roman" w:eastAsia="MS Mincho" w:hAnsi="Times New Roman" w:cs="Times New Roman"/>
          <w:color w:val="FF0000"/>
          <w:sz w:val="24"/>
          <w:szCs w:val="24"/>
        </w:rPr>
      </w:pPr>
    </w:p>
    <w:p w14:paraId="0C3705F1" w14:textId="55B9DCC2" w:rsidR="0088619D" w:rsidRPr="003B3263" w:rsidRDefault="003B3263" w:rsidP="003B3263">
      <w:pPr>
        <w:autoSpaceDE w:val="0"/>
        <w:autoSpaceDN w:val="0"/>
        <w:spacing w:after="0" w:line="240" w:lineRule="auto"/>
        <w:ind w:left="720" w:hanging="720"/>
        <w:rPr>
          <w:rFonts w:ascii="Times New Roman" w:hAnsi="Times New Roman" w:cs="Times New Roman"/>
          <w:i/>
          <w:iCs/>
          <w:snapToGrid w:val="0"/>
          <w:color w:val="000000"/>
        </w:rPr>
      </w:pPr>
      <w:r>
        <w:rPr>
          <w:rFonts w:ascii="Times New Roman" w:hAnsi="Times New Roman" w:cs="Times New Roman"/>
        </w:rPr>
        <w:t xml:space="preserve">Streitmatter, G., </w:t>
      </w:r>
      <w:r w:rsidR="00D86858">
        <w:rPr>
          <w:rFonts w:ascii="Times New Roman" w:hAnsi="Times New Roman" w:cs="Times New Roman"/>
        </w:rPr>
        <w:t xml:space="preserve">and </w:t>
      </w:r>
      <w:r>
        <w:rPr>
          <w:rFonts w:ascii="Times New Roman" w:hAnsi="Times New Roman" w:cs="Times New Roman"/>
        </w:rPr>
        <w:t xml:space="preserve">Wiens, G. (2020). </w:t>
      </w:r>
      <w:r w:rsidRPr="003B3263">
        <w:rPr>
          <w:rFonts w:ascii="Times New Roman" w:hAnsi="Times New Roman" w:cs="Times New Roman"/>
        </w:rPr>
        <w:t>Human-Robot Collaboration:  A Predictive Collision Detection Approach for Operation within Dynamic Environments</w:t>
      </w:r>
      <w:r>
        <w:rPr>
          <w:rFonts w:ascii="Times New Roman" w:hAnsi="Times New Roman" w:cs="Times New Roman"/>
        </w:rPr>
        <w:t xml:space="preserve">. </w:t>
      </w:r>
      <w:r>
        <w:rPr>
          <w:rFonts w:ascii="Times New Roman" w:hAnsi="Times New Roman" w:cs="Times New Roman"/>
          <w:i/>
          <w:iCs/>
        </w:rPr>
        <w:t>Manuscript submitted for publication.</w:t>
      </w:r>
    </w:p>
    <w:p w14:paraId="2BBD3499" w14:textId="77777777" w:rsidR="00FA27BC" w:rsidRDefault="00FA27BC" w:rsidP="005D18B4">
      <w:pPr>
        <w:autoSpaceDE w:val="0"/>
        <w:autoSpaceDN w:val="0"/>
        <w:spacing w:after="0" w:line="240" w:lineRule="auto"/>
        <w:ind w:left="720" w:hanging="720"/>
        <w:rPr>
          <w:rFonts w:ascii="Times New Roman" w:hAnsi="Times New Roman" w:cs="Times New Roman"/>
          <w:snapToGrid w:val="0"/>
          <w:color w:val="000000"/>
        </w:rPr>
      </w:pPr>
    </w:p>
    <w:p w14:paraId="3483661D" w14:textId="44C45CF3" w:rsidR="00B91370" w:rsidRDefault="00FA27BC" w:rsidP="005D18B4">
      <w:pPr>
        <w:autoSpaceDE w:val="0"/>
        <w:autoSpaceDN w:val="0"/>
        <w:spacing w:after="0" w:line="240" w:lineRule="auto"/>
        <w:ind w:left="720" w:hanging="720"/>
        <w:rPr>
          <w:rFonts w:ascii="Times New Roman" w:hAnsi="Times New Roman" w:cs="Times New Roman"/>
          <w:snapToGrid w:val="0"/>
          <w:color w:val="000000"/>
        </w:rPr>
      </w:pPr>
      <w:r w:rsidRPr="00FA27BC">
        <w:rPr>
          <w:rFonts w:ascii="Times New Roman" w:hAnsi="Times New Roman" w:cs="Times New Roman"/>
          <w:snapToGrid w:val="0"/>
          <w:color w:val="000000"/>
        </w:rPr>
        <w:t>Yin, Z., Leu, M., Wiens, G., and Gao, R.</w:t>
      </w:r>
      <w:r>
        <w:rPr>
          <w:rFonts w:ascii="Times New Roman" w:hAnsi="Times New Roman" w:cs="Times New Roman"/>
          <w:snapToGrid w:val="0"/>
          <w:color w:val="000000"/>
        </w:rPr>
        <w:t xml:space="preserve"> (2018).</w:t>
      </w:r>
      <w:r w:rsidRPr="00FA27BC">
        <w:rPr>
          <w:rFonts w:ascii="Times New Roman" w:hAnsi="Times New Roman" w:cs="Times New Roman"/>
          <w:snapToGrid w:val="0"/>
          <w:color w:val="000000"/>
        </w:rPr>
        <w:t xml:space="preserve"> “NRI: INT: COLLAB: Manufacturing USA: Intelligent Human-Robot Collaboration for Smart Factory”, </w:t>
      </w:r>
      <w:r w:rsidRPr="00672119">
        <w:rPr>
          <w:rFonts w:ascii="Times New Roman" w:hAnsi="Times New Roman" w:cs="Times New Roman"/>
          <w:i/>
          <w:iCs/>
          <w:snapToGrid w:val="0"/>
          <w:color w:val="000000"/>
          <w:u w:val="single"/>
        </w:rPr>
        <w:t xml:space="preserve">2018 </w:t>
      </w:r>
      <w:r>
        <w:rPr>
          <w:rFonts w:ascii="Times New Roman" w:hAnsi="Times New Roman" w:cs="Times New Roman"/>
          <w:i/>
          <w:iCs/>
          <w:snapToGrid w:val="0"/>
          <w:color w:val="000000"/>
          <w:u w:val="single"/>
        </w:rPr>
        <w:t>NSF/</w:t>
      </w:r>
      <w:r w:rsidRPr="00672119">
        <w:rPr>
          <w:rFonts w:ascii="Times New Roman" w:hAnsi="Times New Roman" w:cs="Times New Roman"/>
          <w:i/>
          <w:iCs/>
          <w:snapToGrid w:val="0"/>
          <w:color w:val="000000"/>
          <w:u w:val="single"/>
        </w:rPr>
        <w:t>National Robotics Initiative (NRI) Principal Investigators’ Meeting</w:t>
      </w:r>
      <w:r w:rsidRPr="00FA27BC">
        <w:rPr>
          <w:rFonts w:ascii="Times New Roman" w:hAnsi="Times New Roman" w:cs="Times New Roman"/>
          <w:snapToGrid w:val="0"/>
          <w:color w:val="000000"/>
        </w:rPr>
        <w:t>, Arlington, VA, Oct. 29-30</w:t>
      </w:r>
      <w:r>
        <w:rPr>
          <w:rFonts w:ascii="Times New Roman" w:hAnsi="Times New Roman" w:cs="Times New Roman"/>
          <w:snapToGrid w:val="0"/>
          <w:color w:val="000000"/>
        </w:rPr>
        <w:t xml:space="preserve">.  </w:t>
      </w:r>
      <w:r w:rsidRPr="00FA27BC">
        <w:rPr>
          <w:rFonts w:ascii="Times New Roman" w:hAnsi="Times New Roman" w:cs="Times New Roman"/>
          <w:snapToGrid w:val="0"/>
          <w:color w:val="000000"/>
        </w:rPr>
        <w:t>poster (invited).</w:t>
      </w:r>
    </w:p>
    <w:p w14:paraId="0073B5F6" w14:textId="77777777" w:rsidR="005D18B4" w:rsidRPr="005D18B4" w:rsidRDefault="005D18B4" w:rsidP="00672119">
      <w:pPr>
        <w:autoSpaceDE w:val="0"/>
        <w:autoSpaceDN w:val="0"/>
        <w:spacing w:after="0" w:line="240" w:lineRule="auto"/>
        <w:rPr>
          <w:rFonts w:ascii="Times New Roman" w:hAnsi="Times New Roman" w:cs="Times New Roman"/>
        </w:rPr>
      </w:pPr>
    </w:p>
    <w:p w14:paraId="3026E4B9" w14:textId="79814DA3" w:rsidR="00F10D4A" w:rsidRDefault="00F10D4A" w:rsidP="005D18B4">
      <w:pPr>
        <w:autoSpaceDE w:val="0"/>
        <w:autoSpaceDN w:val="0"/>
        <w:spacing w:after="0" w:line="240" w:lineRule="auto"/>
        <w:ind w:left="720" w:hanging="720"/>
        <w:rPr>
          <w:rFonts w:ascii="Times New Roman" w:hAnsi="Times New Roman" w:cs="Times New Roman"/>
          <w:snapToGrid w:val="0"/>
          <w:color w:val="000000"/>
        </w:rPr>
      </w:pPr>
      <w:proofErr w:type="spellStart"/>
      <w:r w:rsidRPr="005D18B4">
        <w:rPr>
          <w:rFonts w:ascii="Times New Roman" w:hAnsi="Times New Roman" w:cs="Times New Roman"/>
          <w:snapToGrid w:val="0"/>
          <w:color w:val="000000"/>
        </w:rPr>
        <w:t>Nicora</w:t>
      </w:r>
      <w:proofErr w:type="spellEnd"/>
      <w:r w:rsidRPr="005D18B4">
        <w:rPr>
          <w:rFonts w:ascii="Times New Roman" w:hAnsi="Times New Roman" w:cs="Times New Roman"/>
          <w:snapToGrid w:val="0"/>
          <w:color w:val="000000"/>
        </w:rPr>
        <w:t xml:space="preserve">, M.L., </w:t>
      </w:r>
      <w:proofErr w:type="spellStart"/>
      <w:r w:rsidRPr="005D18B4">
        <w:rPr>
          <w:rFonts w:ascii="Times New Roman" w:hAnsi="Times New Roman" w:cs="Times New Roman"/>
          <w:snapToGrid w:val="0"/>
          <w:color w:val="000000"/>
        </w:rPr>
        <w:t>Ambrosetti</w:t>
      </w:r>
      <w:proofErr w:type="spellEnd"/>
      <w:r w:rsidRPr="005D18B4">
        <w:rPr>
          <w:rFonts w:ascii="Times New Roman" w:hAnsi="Times New Roman" w:cs="Times New Roman"/>
          <w:snapToGrid w:val="0"/>
          <w:color w:val="000000"/>
        </w:rPr>
        <w:t xml:space="preserve">, R., Wiens, G.J., </w:t>
      </w:r>
      <w:r w:rsidR="00626E67">
        <w:rPr>
          <w:rFonts w:ascii="Times New Roman" w:hAnsi="Times New Roman" w:cs="Times New Roman"/>
          <w:snapToGrid w:val="0"/>
          <w:color w:val="000000"/>
        </w:rPr>
        <w:t>and</w:t>
      </w:r>
      <w:r w:rsidR="00626E67" w:rsidRPr="005D18B4">
        <w:rPr>
          <w:rFonts w:ascii="Times New Roman" w:hAnsi="Times New Roman" w:cs="Times New Roman"/>
          <w:snapToGrid w:val="0"/>
          <w:color w:val="000000"/>
        </w:rPr>
        <w:t xml:space="preserve"> </w:t>
      </w:r>
      <w:proofErr w:type="spellStart"/>
      <w:r w:rsidRPr="005D18B4">
        <w:rPr>
          <w:rFonts w:ascii="Times New Roman" w:hAnsi="Times New Roman" w:cs="Times New Roman"/>
          <w:snapToGrid w:val="0"/>
          <w:color w:val="000000"/>
        </w:rPr>
        <w:t>Fassi</w:t>
      </w:r>
      <w:proofErr w:type="spellEnd"/>
      <w:r w:rsidRPr="005D18B4">
        <w:rPr>
          <w:rFonts w:ascii="Times New Roman" w:hAnsi="Times New Roman" w:cs="Times New Roman"/>
          <w:snapToGrid w:val="0"/>
          <w:color w:val="000000"/>
        </w:rPr>
        <w:t xml:space="preserve">, I. </w:t>
      </w:r>
      <w:r w:rsidR="00FB6AFF">
        <w:rPr>
          <w:rFonts w:ascii="Times New Roman" w:hAnsi="Times New Roman" w:cs="Times New Roman"/>
          <w:snapToGrid w:val="0"/>
          <w:color w:val="000000"/>
        </w:rPr>
        <w:t>(</w:t>
      </w:r>
      <w:r w:rsidRPr="005D18B4">
        <w:rPr>
          <w:rFonts w:ascii="Times New Roman" w:hAnsi="Times New Roman" w:cs="Times New Roman"/>
          <w:snapToGrid w:val="0"/>
          <w:color w:val="000000"/>
        </w:rPr>
        <w:t>2020</w:t>
      </w:r>
      <w:r w:rsidR="00FB6AFF">
        <w:rPr>
          <w:rFonts w:ascii="Times New Roman" w:hAnsi="Times New Roman" w:cs="Times New Roman"/>
          <w:snapToGrid w:val="0"/>
          <w:color w:val="000000"/>
        </w:rPr>
        <w:t>).</w:t>
      </w:r>
      <w:r w:rsidRPr="005D18B4">
        <w:rPr>
          <w:rFonts w:ascii="Times New Roman" w:hAnsi="Times New Roman" w:cs="Times New Roman"/>
          <w:snapToGrid w:val="0"/>
          <w:color w:val="000000"/>
        </w:rPr>
        <w:t xml:space="preserve"> Human-Robot Collaboration in Smart Manufacturing: Robot Reactive Behavior Intelligence</w:t>
      </w:r>
      <w:r w:rsidR="00FB6AFF">
        <w:rPr>
          <w:rFonts w:ascii="Times New Roman" w:hAnsi="Times New Roman" w:cs="Times New Roman"/>
          <w:snapToGrid w:val="0"/>
          <w:color w:val="000000"/>
        </w:rPr>
        <w:t>.</w:t>
      </w:r>
      <w:r w:rsidRPr="005D18B4">
        <w:rPr>
          <w:rFonts w:ascii="Times New Roman" w:hAnsi="Times New Roman" w:cs="Times New Roman"/>
          <w:snapToGrid w:val="0"/>
          <w:color w:val="000000"/>
        </w:rPr>
        <w:t xml:space="preserve"> </w:t>
      </w:r>
      <w:r w:rsidRPr="005D18B4">
        <w:rPr>
          <w:rFonts w:ascii="Times New Roman" w:hAnsi="Times New Roman" w:cs="Times New Roman"/>
          <w:i/>
          <w:iCs/>
          <w:snapToGrid w:val="0"/>
          <w:color w:val="000000"/>
        </w:rPr>
        <w:t>ASME Manufacturing Science and Engineering Conference</w:t>
      </w:r>
      <w:r w:rsidRPr="005D18B4">
        <w:rPr>
          <w:rFonts w:ascii="Times New Roman" w:hAnsi="Times New Roman" w:cs="Times New Roman"/>
          <w:snapToGrid w:val="0"/>
          <w:color w:val="000000"/>
        </w:rPr>
        <w:t xml:space="preserve">, </w:t>
      </w:r>
      <w:r w:rsidR="00577C8C" w:rsidRPr="00577C8C">
        <w:rPr>
          <w:rFonts w:ascii="Times New Roman" w:hAnsi="Times New Roman" w:cs="Times New Roman"/>
          <w:snapToGrid w:val="0"/>
          <w:color w:val="000000"/>
        </w:rPr>
        <w:t>MSEC2020-10274</w:t>
      </w:r>
      <w:r w:rsidRPr="005D18B4">
        <w:rPr>
          <w:rFonts w:ascii="Times New Roman" w:hAnsi="Times New Roman" w:cs="Times New Roman"/>
          <w:snapToGrid w:val="0"/>
          <w:color w:val="000000"/>
        </w:rPr>
        <w:t>.</w:t>
      </w:r>
    </w:p>
    <w:p w14:paraId="2795F956" w14:textId="77777777" w:rsidR="005D18B4" w:rsidRPr="005D18B4" w:rsidRDefault="005D18B4" w:rsidP="005D18B4">
      <w:pPr>
        <w:autoSpaceDE w:val="0"/>
        <w:autoSpaceDN w:val="0"/>
        <w:spacing w:after="0" w:line="240" w:lineRule="auto"/>
        <w:ind w:left="720" w:hanging="720"/>
        <w:rPr>
          <w:rFonts w:ascii="Times New Roman" w:hAnsi="Times New Roman" w:cs="Times New Roman"/>
        </w:rPr>
      </w:pPr>
    </w:p>
    <w:p w14:paraId="05380A9A" w14:textId="542B153D" w:rsidR="006325F2" w:rsidRDefault="006325F2" w:rsidP="005D18B4">
      <w:pPr>
        <w:autoSpaceDE w:val="0"/>
        <w:autoSpaceDN w:val="0"/>
        <w:spacing w:after="0" w:line="240" w:lineRule="auto"/>
        <w:ind w:left="720" w:hanging="720"/>
        <w:rPr>
          <w:rFonts w:ascii="Times New Roman" w:hAnsi="Times New Roman" w:cs="Times New Roman"/>
        </w:rPr>
      </w:pPr>
      <w:r w:rsidRPr="005D18B4">
        <w:rPr>
          <w:rFonts w:ascii="Times New Roman" w:hAnsi="Times New Roman" w:cs="Times New Roman"/>
        </w:rPr>
        <w:t>Jim</w:t>
      </w:r>
      <w:r w:rsidRPr="005D18B4">
        <w:rPr>
          <w:rFonts w:ascii="Times New Roman" w:hAnsi="Times New Roman" w:cs="Times New Roman"/>
          <w:color w:val="000000"/>
        </w:rPr>
        <w:t>é</w:t>
      </w:r>
      <w:r w:rsidRPr="005D18B4">
        <w:rPr>
          <w:rFonts w:ascii="Times New Roman" w:hAnsi="Times New Roman" w:cs="Times New Roman"/>
        </w:rPr>
        <w:t xml:space="preserve">nez, P., Thomas, F., </w:t>
      </w:r>
      <w:r w:rsidR="00626E67">
        <w:rPr>
          <w:rFonts w:ascii="Times New Roman" w:hAnsi="Times New Roman" w:cs="Times New Roman"/>
        </w:rPr>
        <w:t>and</w:t>
      </w:r>
      <w:r w:rsidR="00626E67" w:rsidRPr="005D18B4">
        <w:rPr>
          <w:rFonts w:ascii="Times New Roman" w:hAnsi="Times New Roman" w:cs="Times New Roman"/>
        </w:rPr>
        <w:t xml:space="preserve"> </w:t>
      </w:r>
      <w:proofErr w:type="spellStart"/>
      <w:r w:rsidRPr="005D18B4">
        <w:rPr>
          <w:rFonts w:ascii="Times New Roman" w:hAnsi="Times New Roman" w:cs="Times New Roman"/>
        </w:rPr>
        <w:t>Torras</w:t>
      </w:r>
      <w:proofErr w:type="spellEnd"/>
      <w:r w:rsidRPr="005D18B4">
        <w:rPr>
          <w:rFonts w:ascii="Times New Roman" w:hAnsi="Times New Roman" w:cs="Times New Roman"/>
        </w:rPr>
        <w:t xml:space="preserve">, C. </w:t>
      </w:r>
      <w:r w:rsidR="00FB6AFF">
        <w:rPr>
          <w:rFonts w:ascii="Times New Roman" w:hAnsi="Times New Roman" w:cs="Times New Roman"/>
        </w:rPr>
        <w:t>(</w:t>
      </w:r>
      <w:r w:rsidRPr="005D18B4">
        <w:rPr>
          <w:rFonts w:ascii="Times New Roman" w:hAnsi="Times New Roman" w:cs="Times New Roman"/>
        </w:rPr>
        <w:t>2001</w:t>
      </w:r>
      <w:r w:rsidR="00FB6AFF">
        <w:rPr>
          <w:rFonts w:ascii="Times New Roman" w:hAnsi="Times New Roman" w:cs="Times New Roman"/>
        </w:rPr>
        <w:t xml:space="preserve">). </w:t>
      </w:r>
      <w:r w:rsidRPr="005D18B4">
        <w:rPr>
          <w:rFonts w:ascii="Times New Roman" w:hAnsi="Times New Roman" w:cs="Times New Roman"/>
        </w:rPr>
        <w:t>3D Collision Detection: A Survey</w:t>
      </w:r>
      <w:r w:rsidR="00FB6AFF">
        <w:rPr>
          <w:rFonts w:ascii="Times New Roman" w:hAnsi="Times New Roman" w:cs="Times New Roman"/>
        </w:rPr>
        <w:t>.</w:t>
      </w:r>
      <w:r w:rsidRPr="005D18B4">
        <w:rPr>
          <w:rFonts w:ascii="Times New Roman" w:hAnsi="Times New Roman" w:cs="Times New Roman"/>
        </w:rPr>
        <w:t xml:space="preserve"> </w:t>
      </w:r>
      <w:r w:rsidRPr="005D18B4">
        <w:rPr>
          <w:rFonts w:ascii="Times New Roman" w:hAnsi="Times New Roman" w:cs="Times New Roman"/>
          <w:i/>
          <w:iCs/>
        </w:rPr>
        <w:t>Computers &amp; Graphics</w:t>
      </w:r>
      <w:r w:rsidRPr="005D18B4">
        <w:rPr>
          <w:rFonts w:ascii="Times New Roman" w:hAnsi="Times New Roman" w:cs="Times New Roman"/>
        </w:rPr>
        <w:t xml:space="preserve">, </w:t>
      </w:r>
      <w:r w:rsidRPr="00D63D03">
        <w:rPr>
          <w:rFonts w:ascii="Times New Roman" w:hAnsi="Times New Roman" w:cs="Times New Roman"/>
          <w:i/>
          <w:iCs/>
        </w:rPr>
        <w:t>25(2),</w:t>
      </w:r>
      <w:r w:rsidR="003807C4" w:rsidRPr="00D63D03">
        <w:rPr>
          <w:rFonts w:ascii="Times New Roman" w:hAnsi="Times New Roman" w:cs="Times New Roman"/>
          <w:i/>
          <w:iCs/>
        </w:rPr>
        <w:t xml:space="preserve"> </w:t>
      </w:r>
      <w:r w:rsidRPr="00D63D03">
        <w:rPr>
          <w:rFonts w:ascii="Times New Roman" w:hAnsi="Times New Roman" w:cs="Times New Roman"/>
          <w:i/>
          <w:iCs/>
        </w:rPr>
        <w:t>1-7.</w:t>
      </w:r>
    </w:p>
    <w:p w14:paraId="585DF4B3" w14:textId="77777777" w:rsidR="005D18B4" w:rsidRPr="005D18B4" w:rsidRDefault="005D18B4" w:rsidP="005D18B4">
      <w:pPr>
        <w:autoSpaceDE w:val="0"/>
        <w:autoSpaceDN w:val="0"/>
        <w:spacing w:after="0" w:line="240" w:lineRule="auto"/>
        <w:ind w:left="720" w:hanging="720"/>
        <w:rPr>
          <w:rFonts w:ascii="Times New Roman" w:hAnsi="Times New Roman" w:cs="Times New Roman"/>
        </w:rPr>
      </w:pPr>
    </w:p>
    <w:p w14:paraId="1A3D5788" w14:textId="13DA964F" w:rsidR="005B1ACE" w:rsidRPr="0057607D" w:rsidRDefault="003B3263" w:rsidP="005D18B4">
      <w:pPr>
        <w:autoSpaceDE w:val="0"/>
        <w:autoSpaceDN w:val="0"/>
        <w:spacing w:after="0" w:line="240" w:lineRule="auto"/>
        <w:ind w:left="720" w:hanging="720"/>
        <w:rPr>
          <w:rFonts w:ascii="Times New Roman" w:hAnsi="Times New Roman" w:cs="Times New Roman"/>
        </w:rPr>
      </w:pPr>
      <w:proofErr w:type="spellStart"/>
      <w:r w:rsidRPr="0057607D">
        <w:rPr>
          <w:rFonts w:ascii="Times New Roman" w:eastAsia="MS Mincho" w:hAnsi="Times New Roman" w:cs="Times New Roman"/>
        </w:rPr>
        <w:t>Mainprice</w:t>
      </w:r>
      <w:proofErr w:type="spellEnd"/>
      <w:r w:rsidRPr="0057607D">
        <w:rPr>
          <w:rFonts w:ascii="Times New Roman" w:eastAsia="MS Mincho" w:hAnsi="Times New Roman" w:cs="Times New Roman"/>
        </w:rPr>
        <w:t xml:space="preserve">, J., </w:t>
      </w:r>
      <w:r w:rsidR="00626E67">
        <w:rPr>
          <w:rFonts w:ascii="Times New Roman" w:eastAsia="MS Mincho" w:hAnsi="Times New Roman" w:cs="Times New Roman"/>
        </w:rPr>
        <w:t>and</w:t>
      </w:r>
      <w:r w:rsidR="00626E67" w:rsidRPr="0057607D">
        <w:rPr>
          <w:rFonts w:ascii="Times New Roman" w:eastAsia="MS Mincho" w:hAnsi="Times New Roman" w:cs="Times New Roman"/>
        </w:rPr>
        <w:t xml:space="preserve"> </w:t>
      </w:r>
      <w:r w:rsidRPr="0057607D">
        <w:rPr>
          <w:rFonts w:ascii="Times New Roman" w:eastAsia="MS Mincho" w:hAnsi="Times New Roman" w:cs="Times New Roman"/>
        </w:rPr>
        <w:t xml:space="preserve">Berenson, D., </w:t>
      </w:r>
      <w:r w:rsidR="0057607D" w:rsidRPr="0057607D">
        <w:rPr>
          <w:rFonts w:ascii="Times New Roman" w:eastAsia="MS Mincho" w:hAnsi="Times New Roman" w:cs="Times New Roman"/>
        </w:rPr>
        <w:t xml:space="preserve">(2013) </w:t>
      </w:r>
      <w:r w:rsidR="005B1ACE" w:rsidRPr="0057607D">
        <w:rPr>
          <w:rFonts w:ascii="Times New Roman" w:eastAsia="MS Mincho" w:hAnsi="Times New Roman" w:cs="Times New Roman"/>
        </w:rPr>
        <w:t>Human Robot Collaboration Manipulation Planning Using Early Prediction of Human Motion</w:t>
      </w:r>
      <w:r w:rsidR="0057607D" w:rsidRPr="0057607D">
        <w:rPr>
          <w:rFonts w:ascii="Times New Roman" w:eastAsia="MS Mincho" w:hAnsi="Times New Roman" w:cs="Times New Roman"/>
        </w:rPr>
        <w:t xml:space="preserve">. </w:t>
      </w:r>
      <w:hyperlink r:id="rId29" w:history="1">
        <w:r w:rsidR="0057607D" w:rsidRPr="0057607D">
          <w:rPr>
            <w:rStyle w:val="Hyperlink"/>
            <w:rFonts w:ascii="Times New Roman" w:hAnsi="Times New Roman" w:cs="Times New Roman"/>
            <w:i/>
            <w:iCs/>
            <w:color w:val="auto"/>
            <w:u w:val="none"/>
            <w:shd w:val="clear" w:color="auto" w:fill="FFFFFF"/>
          </w:rPr>
          <w:t>International Conference on Intelligent Robots and Systems</w:t>
        </w:r>
      </w:hyperlink>
      <w:r w:rsidR="0057607D">
        <w:rPr>
          <w:rFonts w:ascii="Times New Roman" w:hAnsi="Times New Roman" w:cs="Times New Roman"/>
        </w:rPr>
        <w:t>, Tokyo, Japan, Nov 3-7.</w:t>
      </w:r>
    </w:p>
    <w:p w14:paraId="5D5B8A7A" w14:textId="77777777" w:rsidR="005D18B4" w:rsidRPr="005D18B4" w:rsidRDefault="005D18B4" w:rsidP="005D18B4">
      <w:pPr>
        <w:autoSpaceDE w:val="0"/>
        <w:autoSpaceDN w:val="0"/>
        <w:spacing w:after="0" w:line="240" w:lineRule="auto"/>
        <w:ind w:left="720" w:hanging="720"/>
        <w:rPr>
          <w:rFonts w:ascii="Times New Roman" w:hAnsi="Times New Roman" w:cs="Times New Roman"/>
        </w:rPr>
      </w:pPr>
    </w:p>
    <w:p w14:paraId="771A32B1" w14:textId="3182D1B0" w:rsidR="006325F2" w:rsidRPr="00D63D03" w:rsidRDefault="006325F2" w:rsidP="005D18B4">
      <w:pPr>
        <w:autoSpaceDE w:val="0"/>
        <w:autoSpaceDN w:val="0"/>
        <w:spacing w:after="0" w:line="240" w:lineRule="auto"/>
        <w:ind w:left="720" w:hanging="720"/>
        <w:rPr>
          <w:rFonts w:ascii="Times New Roman" w:hAnsi="Times New Roman" w:cs="Times New Roman"/>
          <w:i/>
          <w:iCs/>
        </w:rPr>
      </w:pPr>
      <w:proofErr w:type="spellStart"/>
      <w:r w:rsidRPr="005D18B4">
        <w:rPr>
          <w:rFonts w:ascii="Times New Roman" w:hAnsi="Times New Roman" w:cs="Times New Roman"/>
        </w:rPr>
        <w:t>Farin</w:t>
      </w:r>
      <w:proofErr w:type="spellEnd"/>
      <w:r w:rsidRPr="005D18B4">
        <w:rPr>
          <w:rFonts w:ascii="Times New Roman" w:hAnsi="Times New Roman" w:cs="Times New Roman"/>
        </w:rPr>
        <w:t xml:space="preserve">, G. </w:t>
      </w:r>
      <w:r w:rsidR="00626E67">
        <w:rPr>
          <w:rFonts w:ascii="Times New Roman" w:hAnsi="Times New Roman" w:cs="Times New Roman"/>
        </w:rPr>
        <w:t xml:space="preserve">and </w:t>
      </w:r>
      <w:r w:rsidRPr="005D18B4">
        <w:rPr>
          <w:rFonts w:ascii="Times New Roman" w:hAnsi="Times New Roman" w:cs="Times New Roman"/>
        </w:rPr>
        <w:t xml:space="preserve">Hansford, D. </w:t>
      </w:r>
      <w:r w:rsidR="00FB6AFF">
        <w:rPr>
          <w:rFonts w:ascii="Times New Roman" w:hAnsi="Times New Roman" w:cs="Times New Roman"/>
        </w:rPr>
        <w:t>(</w:t>
      </w:r>
      <w:r w:rsidRPr="005D18B4">
        <w:rPr>
          <w:rFonts w:ascii="Times New Roman" w:hAnsi="Times New Roman" w:cs="Times New Roman"/>
        </w:rPr>
        <w:t>1999</w:t>
      </w:r>
      <w:r w:rsidR="00FB6AFF">
        <w:rPr>
          <w:rFonts w:ascii="Times New Roman" w:hAnsi="Times New Roman" w:cs="Times New Roman"/>
        </w:rPr>
        <w:t>)</w:t>
      </w:r>
      <w:r w:rsidR="003807C4">
        <w:rPr>
          <w:rFonts w:ascii="Times New Roman" w:hAnsi="Times New Roman" w:cs="Times New Roman"/>
        </w:rPr>
        <w:t xml:space="preserve">. </w:t>
      </w:r>
      <w:r w:rsidRPr="005D18B4">
        <w:rPr>
          <w:rFonts w:ascii="Times New Roman" w:hAnsi="Times New Roman" w:cs="Times New Roman"/>
        </w:rPr>
        <w:t>Discrete Coons Patches</w:t>
      </w:r>
      <w:r w:rsidR="003807C4">
        <w:rPr>
          <w:rFonts w:ascii="Times New Roman" w:hAnsi="Times New Roman" w:cs="Times New Roman"/>
        </w:rPr>
        <w:t>.</w:t>
      </w:r>
      <w:r w:rsidRPr="005D18B4">
        <w:rPr>
          <w:rFonts w:ascii="Times New Roman" w:hAnsi="Times New Roman" w:cs="Times New Roman"/>
        </w:rPr>
        <w:t xml:space="preserve"> </w:t>
      </w:r>
      <w:proofErr w:type="spellStart"/>
      <w:r w:rsidRPr="005D18B4">
        <w:rPr>
          <w:rFonts w:ascii="Times New Roman" w:hAnsi="Times New Roman" w:cs="Times New Roman"/>
          <w:i/>
          <w:iCs/>
        </w:rPr>
        <w:t>Comput</w:t>
      </w:r>
      <w:proofErr w:type="spellEnd"/>
      <w:r w:rsidRPr="005D18B4">
        <w:rPr>
          <w:rFonts w:ascii="Times New Roman" w:hAnsi="Times New Roman" w:cs="Times New Roman"/>
          <w:i/>
          <w:iCs/>
        </w:rPr>
        <w:t xml:space="preserve">. Aided. </w:t>
      </w:r>
      <w:proofErr w:type="spellStart"/>
      <w:r w:rsidRPr="005D18B4">
        <w:rPr>
          <w:rFonts w:ascii="Times New Roman" w:hAnsi="Times New Roman" w:cs="Times New Roman"/>
          <w:i/>
          <w:iCs/>
        </w:rPr>
        <w:t>Gerom</w:t>
      </w:r>
      <w:proofErr w:type="spellEnd"/>
      <w:r w:rsidRPr="005D18B4">
        <w:rPr>
          <w:rFonts w:ascii="Times New Roman" w:hAnsi="Times New Roman" w:cs="Times New Roman"/>
          <w:i/>
          <w:iCs/>
        </w:rPr>
        <w:t>. Design,</w:t>
      </w:r>
      <w:r w:rsidRPr="005D18B4">
        <w:rPr>
          <w:rFonts w:ascii="Times New Roman" w:hAnsi="Times New Roman" w:cs="Times New Roman"/>
        </w:rPr>
        <w:t xml:space="preserve"> </w:t>
      </w:r>
      <w:r w:rsidRPr="00D63D03">
        <w:rPr>
          <w:rFonts w:ascii="Times New Roman" w:hAnsi="Times New Roman" w:cs="Times New Roman"/>
          <w:i/>
          <w:iCs/>
        </w:rPr>
        <w:t>16, 691-700.</w:t>
      </w:r>
    </w:p>
    <w:p w14:paraId="712071A9" w14:textId="77777777" w:rsidR="005D18B4" w:rsidRPr="005D18B4" w:rsidRDefault="005D18B4" w:rsidP="005D18B4">
      <w:pPr>
        <w:autoSpaceDE w:val="0"/>
        <w:autoSpaceDN w:val="0"/>
        <w:spacing w:after="0" w:line="240" w:lineRule="auto"/>
        <w:ind w:left="720" w:hanging="720"/>
        <w:rPr>
          <w:rFonts w:ascii="Times New Roman" w:hAnsi="Times New Roman" w:cs="Times New Roman"/>
        </w:rPr>
      </w:pPr>
    </w:p>
    <w:p w14:paraId="2A85572D" w14:textId="10B602FF" w:rsidR="00EC0B60" w:rsidRPr="00BB64A4" w:rsidRDefault="00EC0B60" w:rsidP="00EC0B60">
      <w:pPr>
        <w:spacing w:after="240" w:line="240" w:lineRule="auto"/>
        <w:rPr>
          <w:rFonts w:ascii="Times New Roman" w:hAnsi="Times New Roman" w:cs="Times New Roman"/>
        </w:rPr>
      </w:pPr>
    </w:p>
    <w:sectPr w:rsidR="00EC0B60" w:rsidRPr="00BB64A4" w:rsidSect="00BB64A4">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288" w:footer="288"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 w:author="Gabe Streitmatter" w:date="2020-04-08T09:04:00Z" w:initials="GS">
    <w:p w14:paraId="2D5D7DD2" w14:textId="3A8C5A20" w:rsidR="00456D0E" w:rsidRDefault="00456D0E">
      <w:pPr>
        <w:pStyle w:val="CommentText"/>
      </w:pPr>
      <w:r>
        <w:rPr>
          <w:rStyle w:val="CommentReference"/>
        </w:rPr>
        <w:annotationRef/>
      </w:r>
      <w:r>
        <w:rPr>
          <w:rStyle w:val="CommentReference"/>
        </w:rPr>
        <w:t xml:space="preserve">Had to trim much of this to meet the word requirement without removing other more important material </w:t>
      </w:r>
    </w:p>
  </w:comment>
  <w:comment w:id="38" w:author="WIENS,GLORIA J" w:date="2020-04-05T19:42:00Z" w:initials="WJ">
    <w:p w14:paraId="543A52D9" w14:textId="056E2E81" w:rsidR="0000731F" w:rsidRPr="00E67F4B" w:rsidRDefault="0000731F">
      <w:pPr>
        <w:pStyle w:val="CommentText"/>
        <w:rPr>
          <w:color w:val="7030A0"/>
        </w:rPr>
      </w:pPr>
      <w:r w:rsidRPr="00E67F4B">
        <w:rPr>
          <w:rStyle w:val="CommentReference"/>
          <w:color w:val="7030A0"/>
        </w:rPr>
        <w:annotationRef/>
      </w:r>
      <w:r w:rsidRPr="00E67F4B">
        <w:rPr>
          <w:color w:val="7030A0"/>
        </w:rPr>
        <w:t xml:space="preserve">Don’t recall if you defined how points interior to the surface of the swept volume are identified by the algorithm.  I.e., how does the algorithm </w:t>
      </w:r>
      <w:r w:rsidRPr="00E67F4B">
        <w:rPr>
          <w:b/>
          <w:bCs/>
          <w:color w:val="7030A0"/>
          <w:u w:val="single"/>
        </w:rPr>
        <w:t>not miss</w:t>
      </w:r>
      <w:r w:rsidRPr="00E67F4B">
        <w:rPr>
          <w:color w:val="7030A0"/>
        </w:rPr>
        <w:t xml:space="preserve"> a collision if a swept volume surface has intersection with an interior grid point, therefore missing the other swept volume’s surface grid point that otherwise would have automatically identified the two bodies obviously having collided.  Basically, how to know if a grid point is interior to the volume or exterior since you are working with an array of grid points…..You need to make sure it is stated herein and also in your thesis.  Again, another question that most likely be asked if you do not have this clearly defined.  </w:t>
      </w:r>
    </w:p>
    <w:p w14:paraId="7EDE3C3D" w14:textId="376443CE" w:rsidR="0000731F" w:rsidRDefault="0000731F">
      <w:pPr>
        <w:pStyle w:val="CommentText"/>
      </w:pPr>
      <w:r w:rsidRPr="00E67F4B">
        <w:rPr>
          <w:color w:val="7030A0"/>
        </w:rPr>
        <w:t xml:space="preserve">….I </w:t>
      </w:r>
      <w:proofErr w:type="gramStart"/>
      <w:r w:rsidRPr="00E67F4B">
        <w:rPr>
          <w:color w:val="7030A0"/>
        </w:rPr>
        <w:t>will</w:t>
      </w:r>
      <w:proofErr w:type="gramEnd"/>
      <w:r w:rsidRPr="00E67F4B">
        <w:rPr>
          <w:color w:val="7030A0"/>
        </w:rPr>
        <w:t xml:space="preserve"> look to see if you actually quantified this situation within the paper as I read further.</w:t>
      </w:r>
    </w:p>
  </w:comment>
  <w:comment w:id="52" w:author="WIENS,GLORIA J" w:date="2020-04-05T23:15:00Z" w:initials="WJ">
    <w:p w14:paraId="1470374E" w14:textId="11FE0DF3" w:rsidR="0000731F" w:rsidRPr="00007283" w:rsidRDefault="0000731F">
      <w:pPr>
        <w:pStyle w:val="CommentText"/>
        <w:rPr>
          <w:color w:val="7030A0"/>
        </w:rPr>
      </w:pPr>
      <w:r>
        <w:rPr>
          <w:rStyle w:val="CommentReference"/>
        </w:rPr>
        <w:annotationRef/>
      </w:r>
      <w:r>
        <w:rPr>
          <w:color w:val="7030A0"/>
        </w:rPr>
        <w:t>Q:  you original figure actually showing joint center locations, I am reading first paragraph of section “definition of the boundary curves’ where you speak of torso being a 3-dof joint, shoulders 2-dof joints, neck 3-dof joint, elbow 1-dof joint; thus the joint centers are for 2 or 3 concentric frame origins of intersecting joint axes (like in the typical wrist of robot)</w:t>
      </w:r>
    </w:p>
  </w:comment>
  <w:comment w:id="55" w:author="WIENS,GLORIA J" w:date="2020-03-27T19:45:00Z" w:initials="WJ">
    <w:p w14:paraId="2DD2AA91" w14:textId="39BE5110" w:rsidR="0000731F" w:rsidRDefault="0000731F">
      <w:pPr>
        <w:pStyle w:val="CommentText"/>
      </w:pPr>
      <w:r>
        <w:rPr>
          <w:rStyle w:val="CommentReference"/>
        </w:rPr>
        <w:annotationRef/>
      </w:r>
      <w:r>
        <w:t>I am struggling in this section with your description’s clarity (put yourself in the role of the reader for the 1</w:t>
      </w:r>
      <w:r w:rsidRPr="009342AE">
        <w:rPr>
          <w:vertAlign w:val="superscript"/>
        </w:rPr>
        <w:t>st</w:t>
      </w:r>
      <w:r>
        <w:t xml:space="preserve"> time without a priori knowledge of your work nor ability to ask you to explain, would you be able to visualize?)</w:t>
      </w:r>
    </w:p>
    <w:p w14:paraId="52915384" w14:textId="77777777" w:rsidR="0000731F" w:rsidRDefault="0000731F">
      <w:pPr>
        <w:pStyle w:val="CommentText"/>
      </w:pPr>
    </w:p>
    <w:p w14:paraId="6836AC59" w14:textId="7546BDF5" w:rsidR="0000731F" w:rsidRDefault="0000731F">
      <w:pPr>
        <w:pStyle w:val="CommentText"/>
      </w:pPr>
      <w:r>
        <w:t>I.e., I am not sure I am visualizing what you are saying in words.  Hence, a figure at this point in the paper, graphically showing needs to be included to improve the narrative.  Without it I am having to infer without 100% certainty a visual confirmation as a correct inference.</w:t>
      </w:r>
    </w:p>
    <w:p w14:paraId="5E8278E8" w14:textId="77777777" w:rsidR="0000731F" w:rsidRDefault="0000731F">
      <w:pPr>
        <w:pStyle w:val="CommentText"/>
      </w:pPr>
    </w:p>
    <w:p w14:paraId="2D00ED56" w14:textId="16AE8ECB" w:rsidR="0000731F" w:rsidRDefault="0000731F">
      <w:pPr>
        <w:pStyle w:val="CommentText"/>
      </w:pPr>
      <w:r>
        <w:t>This could potentially be achieved by annotating Figs 1 and 2, identifying what you mean as the direction normal to the initial orientation of the human.</w:t>
      </w:r>
    </w:p>
  </w:comment>
  <w:comment w:id="56" w:author="WIENS,GLORIA J" w:date="2020-03-27T19:53:00Z" w:initials="WJ">
    <w:p w14:paraId="3AC9B518" w14:textId="77777777" w:rsidR="0000731F" w:rsidRDefault="0000731F">
      <w:pPr>
        <w:pStyle w:val="CommentText"/>
      </w:pPr>
      <w:r>
        <w:rPr>
          <w:rStyle w:val="CommentReference"/>
        </w:rPr>
        <w:annotationRef/>
      </w:r>
      <w:r>
        <w:t>Again, per the previous comment, I am inferring what I think you are trying to describe by having to read ahead but again with not 100% confidence provided to the reader.</w:t>
      </w:r>
    </w:p>
    <w:p w14:paraId="00C83273" w14:textId="77777777" w:rsidR="0000731F" w:rsidRDefault="0000731F">
      <w:pPr>
        <w:pStyle w:val="CommentText"/>
      </w:pPr>
    </w:p>
    <w:p w14:paraId="470D5150" w14:textId="254B6AFC" w:rsidR="0000731F" w:rsidRDefault="0000731F">
      <w:pPr>
        <w:pStyle w:val="CommentText"/>
      </w:pPr>
      <w:r>
        <w:t>These profiles are moving in 3D, right?  I.e., due to the different orientations of the joint axes as the human moves its body parts in space……</w:t>
      </w:r>
    </w:p>
  </w:comment>
  <w:comment w:id="60" w:author="WIENS,GLORIA J" w:date="2020-04-05T22:47:00Z" w:initials="WJ">
    <w:p w14:paraId="05E337E8" w14:textId="58D000FE" w:rsidR="0000731F" w:rsidRPr="00E90A6A" w:rsidRDefault="0000731F">
      <w:pPr>
        <w:pStyle w:val="CommentText"/>
        <w:rPr>
          <w:b/>
          <w:bCs/>
        </w:rPr>
      </w:pPr>
      <w:r>
        <w:rPr>
          <w:rStyle w:val="CommentReference"/>
        </w:rPr>
        <w:annotationRef/>
      </w:r>
      <w:r w:rsidRPr="00E90A6A">
        <w:rPr>
          <w:b/>
          <w:bCs/>
          <w:color w:val="7030A0"/>
        </w:rPr>
        <w:t xml:space="preserve">I am not seeing this thickness effect in the swept volumes, Figures 3-1.  </w:t>
      </w:r>
      <w:r>
        <w:rPr>
          <w:b/>
          <w:bCs/>
          <w:color w:val="7030A0"/>
        </w:rPr>
        <w:t>It appears that you are sweeping only the projection of the boundary points of Fig. 2 as defined in Figure 1</w:t>
      </w:r>
      <w:r w:rsidRPr="00E90A6A">
        <w:rPr>
          <w:b/>
          <w:bCs/>
          <w:color w:val="7030A0"/>
        </w:rPr>
        <w:t xml:space="preserve"> </w:t>
      </w:r>
      <w:r>
        <w:rPr>
          <w:b/>
          <w:bCs/>
          <w:color w:val="7030A0"/>
        </w:rPr>
        <w:t>….what am I not seeing, or am I not understanding your description in this section?</w:t>
      </w:r>
    </w:p>
  </w:comment>
  <w:comment w:id="61" w:author="WIENS,GLORIA J" w:date="2020-03-27T20:29:00Z" w:initials="WJ">
    <w:p w14:paraId="658B7F20" w14:textId="77777777" w:rsidR="0000731F" w:rsidRDefault="0000731F">
      <w:pPr>
        <w:pStyle w:val="CommentText"/>
      </w:pPr>
      <w:r>
        <w:rPr>
          <w:rStyle w:val="CommentReference"/>
        </w:rPr>
        <w:annotationRef/>
      </w:r>
      <w:r>
        <w:t>Gabe,</w:t>
      </w:r>
    </w:p>
    <w:p w14:paraId="090D68FC" w14:textId="020136FF" w:rsidR="0000731F" w:rsidRDefault="0000731F">
      <w:pPr>
        <w:pStyle w:val="CommentText"/>
      </w:pPr>
      <w:r>
        <w:t xml:space="preserve">In my edits, I have been choosing words ‘predicted’, from the basis that we are assuming data as the output of a ‘prediction’ algorithm (CWRU’s, where in part will be the predicted nominal motion their algorithm learned; and/or anticipated future prediction algorithms will give more than 3 seconds of online prediction).  </w:t>
      </w:r>
    </w:p>
    <w:p w14:paraId="6F74FC54" w14:textId="77777777" w:rsidR="0000731F" w:rsidRDefault="0000731F">
      <w:pPr>
        <w:pStyle w:val="CommentText"/>
      </w:pPr>
      <w:r>
        <w:t>…..This is where I mentioned in our telecon with JZ I would be pushing you and Jared to consider their algorithm would eventually be able to predict further into the future.  We can at least use the ‘learned’ as a predicted nominal once they introduce time info (probably can infer from sampling rate, e.g., 30fps).</w:t>
      </w:r>
    </w:p>
    <w:p w14:paraId="2164C3A2" w14:textId="77777777" w:rsidR="0000731F" w:rsidRDefault="0000731F">
      <w:pPr>
        <w:pStyle w:val="CommentText"/>
      </w:pPr>
    </w:p>
    <w:p w14:paraId="701D6EAA" w14:textId="486ABCC1" w:rsidR="0000731F" w:rsidRDefault="0000731F">
      <w:pPr>
        <w:pStyle w:val="CommentText"/>
      </w:pPr>
      <w:r>
        <w:t>Both you and Jared, need to research how the camera and other sensors work so that you can incorporate into your algorithms.</w:t>
      </w:r>
    </w:p>
  </w:comment>
  <w:comment w:id="62" w:author="WIENS,GLORIA J" w:date="2020-03-27T20:40:00Z" w:initials="WJ">
    <w:p w14:paraId="3EAEA700" w14:textId="4D496E23" w:rsidR="0000731F" w:rsidRDefault="0000731F">
      <w:pPr>
        <w:pStyle w:val="CommentText"/>
      </w:pPr>
      <w:r>
        <w:rPr>
          <w:rStyle w:val="CommentReference"/>
        </w:rPr>
        <w:annotationRef/>
      </w:r>
      <w:r w:rsidRPr="00A3408F">
        <w:rPr>
          <w:u w:val="single"/>
        </w:rPr>
        <w:t>Side note</w:t>
      </w:r>
      <w:r>
        <w:t>:</w:t>
      </w:r>
    </w:p>
    <w:p w14:paraId="218EA2A3" w14:textId="05CEEB80" w:rsidR="0000731F" w:rsidRDefault="0000731F">
      <w:pPr>
        <w:pStyle w:val="CommentText"/>
      </w:pPr>
      <w:r>
        <w:t>FYI, quaternions generally are used to describe orientation (e.g., commonly used in industrial robots to describe its wrist/end-effector orientation).  Something to think about if the CWRU sensors give data in quaternions; may want to incorporate into our future research.</w:t>
      </w:r>
    </w:p>
    <w:p w14:paraId="65EABBF5" w14:textId="77777777" w:rsidR="0000731F" w:rsidRDefault="0000731F">
      <w:pPr>
        <w:pStyle w:val="CommentText"/>
      </w:pPr>
    </w:p>
    <w:p w14:paraId="5F12CC0C" w14:textId="39CB01E2" w:rsidR="0000731F" w:rsidRDefault="0000731F">
      <w:pPr>
        <w:pStyle w:val="CommentText"/>
      </w:pPr>
      <w:r>
        <w:t xml:space="preserve">It is also typically a DSC robot’s qualifier question. </w:t>
      </w:r>
    </w:p>
  </w:comment>
  <w:comment w:id="68" w:author="WIENS,GLORIA J" w:date="2020-04-05T20:16:00Z" w:initials="WJ">
    <w:p w14:paraId="56E7E66A" w14:textId="766548E7" w:rsidR="0000731F" w:rsidRDefault="0000731F">
      <w:pPr>
        <w:pStyle w:val="CommentText"/>
      </w:pPr>
      <w:r>
        <w:rPr>
          <w:rStyle w:val="CommentReference"/>
        </w:rPr>
        <w:annotationRef/>
      </w:r>
      <w:r w:rsidRPr="00021C02">
        <w:rPr>
          <w:color w:val="7030A0"/>
        </w:rPr>
        <w:t>Noting, this is a key step your algorithm is taking to address my earlier comment about the interior grid point</w:t>
      </w:r>
      <w:r>
        <w:rPr>
          <w:color w:val="7030A0"/>
        </w:rPr>
        <w:t>…</w:t>
      </w:r>
      <w:r w:rsidRPr="00021C02">
        <w:rPr>
          <w:color w:val="7030A0"/>
        </w:rPr>
        <w:t xml:space="preserve"> spatiotemporal intersection with other robot’s swept volume.  Still need more…...</w:t>
      </w:r>
    </w:p>
  </w:comment>
  <w:comment w:id="70" w:author="WIENS,GLORIA J" w:date="2020-03-27T20:56:00Z" w:initials="WJ">
    <w:p w14:paraId="6E80F26D" w14:textId="074E6B16" w:rsidR="0000731F" w:rsidRDefault="0000731F">
      <w:pPr>
        <w:pStyle w:val="CommentText"/>
      </w:pPr>
      <w:r>
        <w:rPr>
          <w:rStyle w:val="CommentReference"/>
        </w:rPr>
        <w:annotationRef/>
      </w:r>
      <w:r w:rsidRPr="00D11F3C">
        <w:rPr>
          <w:b/>
          <w:bCs/>
          <w:u w:val="single"/>
        </w:rPr>
        <w:t>In your thesis</w:t>
      </w:r>
      <w:r>
        <w:t>, add a detailed graphical figure clearly showing (and labeling) every frame and axes of rotation used for your model and basis of your kinematic equations.  Also included more steps in your mathematical definitions.</w:t>
      </w:r>
    </w:p>
    <w:p w14:paraId="5714325A" w14:textId="1BEFA513" w:rsidR="0000731F" w:rsidRDefault="0000731F">
      <w:pPr>
        <w:pStyle w:val="CommentText"/>
      </w:pPr>
      <w:r>
        <w:t xml:space="preserve">….. </w:t>
      </w:r>
      <w:r w:rsidRPr="004A4A4B">
        <w:rPr>
          <w:i/>
          <w:iCs/>
          <w:u w:val="single"/>
        </w:rPr>
        <w:t>For the paper</w:t>
      </w:r>
      <w:r w:rsidRPr="004A4A4B">
        <w:rPr>
          <w:i/>
          <w:iCs/>
        </w:rPr>
        <w:t>, the description here in the text will be sufficient since you have a page limit</w:t>
      </w:r>
      <w:r>
        <w:t>.</w:t>
      </w:r>
    </w:p>
    <w:p w14:paraId="4FB8F6EB" w14:textId="77777777" w:rsidR="0000731F" w:rsidRDefault="0000731F">
      <w:pPr>
        <w:pStyle w:val="CommentText"/>
      </w:pPr>
    </w:p>
    <w:p w14:paraId="70996CB9" w14:textId="57FD2535" w:rsidR="0000731F" w:rsidRDefault="0000731F">
      <w:pPr>
        <w:pStyle w:val="CommentText"/>
      </w:pPr>
      <w:r w:rsidRPr="00975617">
        <w:rPr>
          <w:u w:val="single"/>
        </w:rPr>
        <w:t>NOTE</w:t>
      </w:r>
      <w:r>
        <w:t>: (speaking as your Advisor)</w:t>
      </w:r>
    </w:p>
    <w:p w14:paraId="2BEA0AE9" w14:textId="77777777" w:rsidR="0000731F" w:rsidRDefault="0000731F">
      <w:pPr>
        <w:pStyle w:val="CommentText"/>
      </w:pPr>
      <w:r>
        <w:t xml:space="preserve">I need this descriptive figure ASAP so that I may verify that I am in full agreement with your modeling and equations.  I.e., checking that you have everything defined correctly. Better to have this to me sooner than later, as you don’t want me to find an error and then you having to correct code and rerun all your simulations and analyses, and only have a few days to redo everything.  Nor, do you want to be in a situation where you have to do a retraction in your published work! </w:t>
      </w:r>
    </w:p>
    <w:p w14:paraId="4A8D8D8D" w14:textId="77777777" w:rsidR="0000731F" w:rsidRDefault="0000731F">
      <w:pPr>
        <w:pStyle w:val="CommentText"/>
      </w:pPr>
    </w:p>
    <w:p w14:paraId="7AE6634B" w14:textId="4C41735C" w:rsidR="0000731F" w:rsidRDefault="0000731F">
      <w:pPr>
        <w:pStyle w:val="CommentText"/>
      </w:pPr>
      <w:r>
        <w:t>(</w:t>
      </w:r>
      <w:r>
        <w:rPr>
          <w:i/>
          <w:iCs/>
        </w:rPr>
        <w:t>T</w:t>
      </w:r>
      <w:r w:rsidRPr="001440B8">
        <w:rPr>
          <w:i/>
          <w:iCs/>
        </w:rPr>
        <w:t>his is part of the advisor grading the advisee before the defense/publications and awarding the degree!!! …I have been trusting at this point you have these details correct, but it my duty is to have you further verify</w:t>
      </w:r>
      <w:r>
        <w:rPr>
          <w:i/>
          <w:iCs/>
        </w:rPr>
        <w:t xml:space="preserve"> it to me so that we don’t inadvertently miss anything</w:t>
      </w:r>
      <w:r w:rsidRPr="001440B8">
        <w:rPr>
          <w:i/>
          <w:iCs/>
        </w:rPr>
        <w:t>.)</w:t>
      </w:r>
    </w:p>
    <w:p w14:paraId="77592DC4" w14:textId="77777777" w:rsidR="0000731F" w:rsidRDefault="0000731F">
      <w:pPr>
        <w:pStyle w:val="CommentText"/>
      </w:pPr>
    </w:p>
    <w:p w14:paraId="0D71820C" w14:textId="3D56375A" w:rsidR="0000731F" w:rsidRDefault="0000731F">
      <w:pPr>
        <w:pStyle w:val="CommentText"/>
      </w:pPr>
      <w:r>
        <w:t>Remember in research, accurate results are of upmost importance and it is not just your name on it, it is my name too!  It impacts our reputation amongst our colleagues in the research community.</w:t>
      </w:r>
    </w:p>
  </w:comment>
  <w:comment w:id="71" w:author="WIENS,GLORIA J" w:date="2020-04-05T23:25:00Z" w:initials="WJ">
    <w:p w14:paraId="44A3817B" w14:textId="3497F17C" w:rsidR="0000731F" w:rsidRPr="002E475B" w:rsidRDefault="0000731F">
      <w:pPr>
        <w:pStyle w:val="CommentText"/>
        <w:rPr>
          <w:b/>
          <w:bCs/>
          <w:color w:val="7030A0"/>
        </w:rPr>
      </w:pPr>
      <w:r>
        <w:rPr>
          <w:rStyle w:val="CommentReference"/>
        </w:rPr>
        <w:annotationRef/>
      </w:r>
      <w:r w:rsidRPr="002E475B">
        <w:rPr>
          <w:b/>
          <w:bCs/>
          <w:color w:val="7030A0"/>
        </w:rPr>
        <w:t xml:space="preserve">To make sure you and I are on the same page and your frames are defined correctly, need you to provide me the details drawing of all your frames on human, and the sequence for D-H kinematic equation.  If there is an error here, it impacts all your results!!! We need to both </w:t>
      </w:r>
      <w:proofErr w:type="gramStart"/>
      <w:r w:rsidRPr="002E475B">
        <w:rPr>
          <w:b/>
          <w:bCs/>
          <w:color w:val="7030A0"/>
        </w:rPr>
        <w:t>check</w:t>
      </w:r>
      <w:proofErr w:type="gramEnd"/>
      <w:r w:rsidRPr="002E475B">
        <w:rPr>
          <w:b/>
          <w:bCs/>
          <w:color w:val="7030A0"/>
        </w:rPr>
        <w:t>, but I need specifics so that I can check your definitions and subsequent equations!!!</w:t>
      </w:r>
    </w:p>
  </w:comment>
  <w:comment w:id="72" w:author="WIENS,GLORIA J" w:date="2020-03-27T21:34:00Z" w:initials="WJ">
    <w:p w14:paraId="70880614" w14:textId="5B52E214" w:rsidR="0000731F" w:rsidRDefault="0000731F">
      <w:pPr>
        <w:pStyle w:val="CommentText"/>
      </w:pPr>
      <w:r>
        <w:rPr>
          <w:rStyle w:val="CommentReference"/>
        </w:rPr>
        <w:annotationRef/>
      </w:r>
      <w:r>
        <w:t>Check formal definition, I think you are saying the opposite of what you mean.</w:t>
      </w:r>
    </w:p>
  </w:comment>
  <w:comment w:id="73" w:author="Gabe Streitmatter" w:date="2020-03-29T08:39:00Z" w:initials="GS">
    <w:p w14:paraId="793F36B1" w14:textId="01733E94" w:rsidR="0000731F" w:rsidRDefault="0000731F">
      <w:pPr>
        <w:pStyle w:val="CommentText"/>
      </w:pPr>
      <w:r>
        <w:rPr>
          <w:rStyle w:val="CommentReference"/>
        </w:rPr>
        <w:annotationRef/>
      </w:r>
      <w:r>
        <w:t>I was initially trying to define my own variables, but since we’ve needed to stop and double check these so much (since the notation is unique) I went ahead and switched it to exactly match the notation use in Crane’s book)</w:t>
      </w:r>
    </w:p>
  </w:comment>
  <w:comment w:id="74" w:author="WIENS,GLORIA J" w:date="2020-03-27T21:37:00Z" w:initials="WJ">
    <w:p w14:paraId="3CE5658C" w14:textId="1A4A2E36" w:rsidR="0000731F" w:rsidRDefault="0000731F">
      <w:pPr>
        <w:pStyle w:val="CommentText"/>
      </w:pPr>
      <w:r>
        <w:rPr>
          <w:rStyle w:val="CommentReference"/>
        </w:rPr>
        <w:annotationRef/>
      </w:r>
      <w:r>
        <w:t>Check expression….’to’….or….’from’?</w:t>
      </w:r>
    </w:p>
    <w:p w14:paraId="1F358868" w14:textId="7E6DCDDF" w:rsidR="0000731F" w:rsidRDefault="0000731F">
      <w:pPr>
        <w:pStyle w:val="CommentText"/>
      </w:pPr>
      <w:r>
        <w:t>It has been awhile since I taught the frames…don’t have my lecture notes to refer…I remember defining start with frames as the reference (f), then translate and rotate until frame (1) reaches it actual location.  There are 3 ways the D-H (translate and rotate) definitions apply… locating frames, bodies or defining coordinate vectors or a point in different frames of reference….so it is a matter of terminology.</w:t>
      </w:r>
    </w:p>
    <w:p w14:paraId="62096CA7" w14:textId="3A4014D1" w:rsidR="0000731F" w:rsidRDefault="0000731F">
      <w:pPr>
        <w:pStyle w:val="CommentText"/>
      </w:pPr>
      <w:r>
        <w:t>Rereading your sentence, you are speaking in terms of the coordinate of a point defined either in local coordinate frame or fixed frame coordinates.</w:t>
      </w:r>
    </w:p>
  </w:comment>
  <w:comment w:id="75" w:author="Gabe Streitmatter" w:date="2020-03-29T08:49:00Z" w:initials="GS">
    <w:p w14:paraId="5BD82B4B" w14:textId="2ECD99A5" w:rsidR="0000731F" w:rsidRDefault="0000731F">
      <w:pPr>
        <w:pStyle w:val="CommentText"/>
      </w:pPr>
      <w:r>
        <w:rPr>
          <w:rStyle w:val="CommentReference"/>
        </w:rPr>
        <w:annotationRef/>
      </w:r>
      <w:r>
        <w:t>I think this reads how I want it to. I define the point in the joints coordinate system first so that it rotates with the joint. Then, after the rotation, I translate it back to the fixed system</w:t>
      </w:r>
    </w:p>
  </w:comment>
  <w:comment w:id="76" w:author="WIENS,GLORIA J" w:date="2020-03-27T21:51:00Z" w:initials="WJ">
    <w:p w14:paraId="06F76857" w14:textId="77777777" w:rsidR="0000731F" w:rsidRDefault="0000731F">
      <w:pPr>
        <w:pStyle w:val="CommentText"/>
      </w:pPr>
      <w:r>
        <w:t>Verifying my interpretation of what you wrote:</w:t>
      </w:r>
    </w:p>
    <w:p w14:paraId="2F6A4224" w14:textId="77777777" w:rsidR="0000731F" w:rsidRDefault="0000731F">
      <w:pPr>
        <w:pStyle w:val="CommentText"/>
      </w:pPr>
      <w:r>
        <w:t>(</w:t>
      </w:r>
      <w:proofErr w:type="spellStart"/>
      <w:r>
        <w:rPr>
          <w:rStyle w:val="CommentReference"/>
        </w:rPr>
        <w:annotationRef/>
      </w:r>
      <w:r>
        <w:t>R_boundaryPt</w:t>
      </w:r>
      <w:proofErr w:type="spellEnd"/>
      <w:r>
        <w:t xml:space="preserve"> – </w:t>
      </w:r>
      <w:proofErr w:type="spellStart"/>
      <w:r>
        <w:t>R_joint</w:t>
      </w:r>
      <w:proofErr w:type="spellEnd"/>
      <w:r>
        <w:t>)_new = Distance + (Scaling factor X (</w:t>
      </w:r>
      <w:proofErr w:type="spellStart"/>
      <w:r>
        <w:t>T_prediction</w:t>
      </w:r>
      <w:proofErr w:type="spellEnd"/>
      <w:r>
        <w:t xml:space="preserve"> – </w:t>
      </w:r>
      <w:proofErr w:type="spellStart"/>
      <w:r>
        <w:t>T_execution</w:t>
      </w:r>
      <w:proofErr w:type="spellEnd"/>
      <w:r>
        <w:t>-of-algorithm)  where Distance = (</w:t>
      </w:r>
      <w:proofErr w:type="spellStart"/>
      <w:r>
        <w:rPr>
          <w:rStyle w:val="CommentReference"/>
        </w:rPr>
        <w:annotationRef/>
      </w:r>
      <w:r>
        <w:t>R_boundaryPt</w:t>
      </w:r>
      <w:proofErr w:type="spellEnd"/>
      <w:r>
        <w:t xml:space="preserve"> – </w:t>
      </w:r>
      <w:proofErr w:type="spellStart"/>
      <w:r>
        <w:t>R_joint</w:t>
      </w:r>
      <w:proofErr w:type="spellEnd"/>
      <w:r>
        <w:t>)_original ????</w:t>
      </w:r>
    </w:p>
    <w:p w14:paraId="11D3198C" w14:textId="77777777" w:rsidR="0000731F" w:rsidRDefault="0000731F">
      <w:pPr>
        <w:pStyle w:val="CommentText"/>
      </w:pPr>
    </w:p>
    <w:p w14:paraId="71F169EC" w14:textId="6F16E188" w:rsidR="0000731F" w:rsidRDefault="0000731F">
      <w:pPr>
        <w:pStyle w:val="CommentText"/>
      </w:pPr>
      <w:r>
        <w:t>How were the head &amp; neck boundary points defined?</w:t>
      </w:r>
    </w:p>
  </w:comment>
  <w:comment w:id="77" w:author="Gabe Streitmatter" w:date="2020-03-29T08:50:00Z" w:initials="GS">
    <w:p w14:paraId="06049E36" w14:textId="3EA05127" w:rsidR="0000731F" w:rsidRDefault="0000731F">
      <w:pPr>
        <w:pStyle w:val="CommentText"/>
      </w:pPr>
      <w:r>
        <w:rPr>
          <w:rStyle w:val="CommentReference"/>
        </w:rPr>
        <w:annotationRef/>
      </w:r>
      <w:r>
        <w:t>They are all defined in the coordinate system at the neck which allows for three rotations. Since the neck is the only thing that rotates on the head and neck, this is sufficient to capture the kinematic information. I’ll work on a good diagram to show you how everything is defined and send it to you</w:t>
      </w:r>
    </w:p>
  </w:comment>
  <w:comment w:id="78" w:author="WIENS,GLORIA J" w:date="2020-04-06T00:12:00Z" w:initials="WJ">
    <w:p w14:paraId="685B1796" w14:textId="7B6FEC51" w:rsidR="0000731F" w:rsidRPr="0029235A" w:rsidRDefault="0000731F">
      <w:pPr>
        <w:pStyle w:val="CommentText"/>
        <w:rPr>
          <w:b/>
          <w:bCs/>
          <w:color w:val="7030A0"/>
        </w:rPr>
      </w:pPr>
      <w:r w:rsidRPr="0029235A">
        <w:rPr>
          <w:rStyle w:val="CommentReference"/>
          <w:color w:val="7030A0"/>
        </w:rPr>
        <w:annotationRef/>
      </w:r>
      <w:r w:rsidRPr="0029235A">
        <w:rPr>
          <w:b/>
          <w:bCs/>
          <w:color w:val="7030A0"/>
        </w:rPr>
        <w:t>Looks like all my modifications to Figures 1 and 2 are no longer applicable???   Or, modify text here to match my modifications???</w:t>
      </w:r>
      <w:r>
        <w:rPr>
          <w:b/>
          <w:bCs/>
          <w:color w:val="7030A0"/>
        </w:rPr>
        <w:t xml:space="preserve">  Or leave both as modified (fig and text)?  ….. Still need to change the colors of the points in Figure 1.</w:t>
      </w:r>
    </w:p>
  </w:comment>
  <w:comment w:id="79" w:author="Gabe Streitmatter" w:date="2020-04-08T08:07:00Z" w:initials="GS">
    <w:p w14:paraId="3530E1EE" w14:textId="50DF7D4B" w:rsidR="0000731F" w:rsidRDefault="0000731F">
      <w:pPr>
        <w:pStyle w:val="CommentText"/>
      </w:pPr>
      <w:r>
        <w:rPr>
          <w:rStyle w:val="CommentReference"/>
        </w:rPr>
        <w:annotationRef/>
      </w:r>
      <w:r>
        <w:t>The joint offsets are to be used as the boundary points. I only marked the joint locations because that’s where the rotations which determine the location of the boundary points occur. The blue points are used to construct the sweep.</w:t>
      </w:r>
    </w:p>
  </w:comment>
  <w:comment w:id="98" w:author="WIENS,GLORIA J" w:date="2020-03-27T22:07:00Z" w:initials="WJ">
    <w:p w14:paraId="54ACAB92" w14:textId="47203F9B" w:rsidR="0000731F" w:rsidRDefault="0000731F">
      <w:pPr>
        <w:pStyle w:val="CommentText"/>
      </w:pPr>
      <w:r>
        <w:rPr>
          <w:rStyle w:val="CommentReference"/>
        </w:rPr>
        <w:annotationRef/>
      </w:r>
      <w:r>
        <w:t>For right side of figure compared to left side of figure, you seem to have changed color notation for ‘joint’ versus ‘boundary points’</w:t>
      </w:r>
    </w:p>
  </w:comment>
  <w:comment w:id="99" w:author="Gabe Streitmatter" w:date="2020-03-29T08:55:00Z" w:initials="GS">
    <w:p w14:paraId="5E4FD44D" w14:textId="379082B6" w:rsidR="0000731F" w:rsidRDefault="0000731F">
      <w:pPr>
        <w:pStyle w:val="CommentText"/>
      </w:pPr>
      <w:r>
        <w:rPr>
          <w:rStyle w:val="CommentReference"/>
        </w:rPr>
        <w:annotationRef/>
      </w:r>
    </w:p>
  </w:comment>
  <w:comment w:id="103" w:author="WIENS,GLORIA J" w:date="2020-04-05T20:41:00Z" w:initials="WJ">
    <w:p w14:paraId="7EC6F624" w14:textId="67E75CB4" w:rsidR="0000731F" w:rsidRPr="00191C1A" w:rsidRDefault="0000731F">
      <w:pPr>
        <w:pStyle w:val="CommentText"/>
        <w:rPr>
          <w:color w:val="7030A0"/>
        </w:rPr>
      </w:pPr>
      <w:r w:rsidRPr="00191C1A">
        <w:rPr>
          <w:rStyle w:val="CommentReference"/>
          <w:color w:val="7030A0"/>
        </w:rPr>
        <w:annotationRef/>
      </w:r>
      <w:r w:rsidRPr="00191C1A">
        <w:rPr>
          <w:color w:val="7030A0"/>
        </w:rPr>
        <w:t>Keep this version, showing both joint and boundary</w:t>
      </w:r>
      <w:r>
        <w:rPr>
          <w:color w:val="7030A0"/>
        </w:rPr>
        <w:t xml:space="preserve"> (joint offset)</w:t>
      </w:r>
      <w:r w:rsidRPr="00191C1A">
        <w:rPr>
          <w:color w:val="7030A0"/>
        </w:rPr>
        <w:t xml:space="preserve"> points but switch the colors…..make joints (blue), joint offsets (red), and boundary points (red) as this color choice aligns with your choice of colors in the other figures.   Annotate figure…labeling frontal view, joints and boundary points….I will attempt to do so now… </w:t>
      </w:r>
    </w:p>
  </w:comment>
  <w:comment w:id="104" w:author="WIENS,GLORIA J" w:date="2020-03-27T20:02:00Z" w:initials="WJ">
    <w:p w14:paraId="4BA35E34" w14:textId="3AF64364" w:rsidR="0000731F" w:rsidRDefault="0000731F">
      <w:pPr>
        <w:pStyle w:val="CommentText"/>
      </w:pPr>
      <w:r>
        <w:rPr>
          <w:rStyle w:val="CommentReference"/>
        </w:rPr>
        <w:annotationRef/>
      </w:r>
      <w:r>
        <w:t>Annotate image, provide reader clarity of what view they are looking at….</w:t>
      </w:r>
    </w:p>
    <w:p w14:paraId="14843543" w14:textId="77777777" w:rsidR="0000731F" w:rsidRDefault="0000731F">
      <w:pPr>
        <w:pStyle w:val="CommentText"/>
      </w:pPr>
    </w:p>
    <w:p w14:paraId="22ECB26B" w14:textId="77777777" w:rsidR="0000731F" w:rsidRDefault="0000731F">
      <w:pPr>
        <w:pStyle w:val="CommentText"/>
      </w:pPr>
      <w:r>
        <w:t>Left side of figure:  Frontal view (initial orientation)</w:t>
      </w:r>
    </w:p>
    <w:p w14:paraId="4C91EA88" w14:textId="0330D084" w:rsidR="0000731F" w:rsidRDefault="0000731F">
      <w:pPr>
        <w:pStyle w:val="CommentText"/>
      </w:pPr>
      <w:r>
        <w:t>Q:  Is this always the direction of the initial orientation?  How do you know from the data this is the frontal view (initial orientation)?  I.e., how is frontal view extracted from the data?  Within the paper, you need to specify assumptions made and the basis of your assumptions.</w:t>
      </w:r>
    </w:p>
    <w:p w14:paraId="54FAF783" w14:textId="77777777" w:rsidR="0000731F" w:rsidRDefault="0000731F">
      <w:pPr>
        <w:pStyle w:val="CommentText"/>
      </w:pPr>
    </w:p>
    <w:p w14:paraId="65F8EB8A" w14:textId="366C0158" w:rsidR="0000731F" w:rsidRDefault="0000731F">
      <w:pPr>
        <w:pStyle w:val="CommentText"/>
      </w:pPr>
      <w:r>
        <w:t>Right side of figure:  again, adding annotation could help.</w:t>
      </w:r>
    </w:p>
    <w:p w14:paraId="1DFD31BD" w14:textId="77777777" w:rsidR="0000731F" w:rsidRDefault="0000731F">
      <w:pPr>
        <w:pStyle w:val="CommentText"/>
      </w:pPr>
    </w:p>
    <w:p w14:paraId="18EC8303" w14:textId="0B1949C7" w:rsidR="0000731F" w:rsidRDefault="0000731F">
      <w:pPr>
        <w:pStyle w:val="CommentText"/>
      </w:pPr>
      <w:r>
        <w:t>Your poster would have also benefited by addition of similar annotation (even though you have already submitted your poster/video)….same for other similar comments for your other figures…..you may have discovered the need when you were video-taping your poster presentation.</w:t>
      </w:r>
    </w:p>
  </w:comment>
  <w:comment w:id="105" w:author="Gabe Streitmatter" w:date="2020-03-29T10:04:00Z" w:initials="GS">
    <w:p w14:paraId="72AEAD85" w14:textId="7B3EB4F5" w:rsidR="0000731F" w:rsidRDefault="0000731F">
      <w:pPr>
        <w:pStyle w:val="CommentText"/>
      </w:pPr>
      <w:r>
        <w:rPr>
          <w:rStyle w:val="CommentReference"/>
        </w:rPr>
        <w:annotationRef/>
      </w:r>
      <w:r>
        <w:t>Right. I added a note to the figure. An extension of this can be to redefine the transformation matrix according to arbitrary initial conditions.</w:t>
      </w:r>
    </w:p>
  </w:comment>
  <w:comment w:id="138" w:author="WIENS,GLORIA J" w:date="2020-03-27T20:08:00Z" w:initials="WJ">
    <w:p w14:paraId="3BDE60CB" w14:textId="77777777" w:rsidR="0000731F" w:rsidRDefault="0000731F" w:rsidP="0000731F">
      <w:pPr>
        <w:pStyle w:val="CommentText"/>
      </w:pPr>
      <w:r>
        <w:rPr>
          <w:rStyle w:val="CommentReference"/>
        </w:rPr>
        <w:annotationRef/>
      </w:r>
      <w:r>
        <w:t>Annotate figure, similar to prior comments.</w:t>
      </w:r>
    </w:p>
    <w:p w14:paraId="5D343098" w14:textId="77777777" w:rsidR="0000731F" w:rsidRDefault="0000731F" w:rsidP="0000731F">
      <w:pPr>
        <w:pStyle w:val="CommentText"/>
      </w:pPr>
      <w:r>
        <w:t>Green is an arm?  Blue is the torso and head?</w:t>
      </w:r>
    </w:p>
    <w:p w14:paraId="363910AF" w14:textId="77777777" w:rsidR="0000731F" w:rsidRDefault="0000731F" w:rsidP="0000731F">
      <w:pPr>
        <w:pStyle w:val="CommentText"/>
      </w:pPr>
    </w:p>
    <w:p w14:paraId="4641DEC5" w14:textId="77777777" w:rsidR="0000731F" w:rsidRDefault="0000731F" w:rsidP="0000731F">
      <w:pPr>
        <w:pStyle w:val="CommentText"/>
      </w:pPr>
      <w:r>
        <w:t>Left side of figure:  side profile</w:t>
      </w:r>
    </w:p>
    <w:p w14:paraId="680BF332" w14:textId="77777777" w:rsidR="0000731F" w:rsidRDefault="0000731F" w:rsidP="0000731F">
      <w:pPr>
        <w:pStyle w:val="CommentText"/>
      </w:pPr>
    </w:p>
    <w:p w14:paraId="2D7DB7E1" w14:textId="77777777" w:rsidR="0000731F" w:rsidRDefault="0000731F" w:rsidP="0000731F">
      <w:pPr>
        <w:pStyle w:val="CommentText"/>
      </w:pPr>
      <w:r>
        <w:t>Right side of figure:  need annotation to help the reader understand plane of motion.  I am assuming it in the normal direction to the initial orientation (using your words, correctly??).   While in Figure 1, you were showing a perspective view (assuming waist has only one axes of rotation?)</w:t>
      </w:r>
    </w:p>
  </w:comment>
  <w:comment w:id="139" w:author="Gabe Streitmatter" w:date="2020-03-29T12:37:00Z" w:initials="GS">
    <w:p w14:paraId="4B041019" w14:textId="77777777" w:rsidR="0000731F" w:rsidRDefault="0000731F" w:rsidP="0000731F">
      <w:pPr>
        <w:pStyle w:val="CommentText"/>
      </w:pPr>
      <w:r>
        <w:rPr>
          <w:rStyle w:val="CommentReference"/>
        </w:rPr>
        <w:annotationRef/>
      </w:r>
      <w:r>
        <w:t>I added a comment about how the colors of each outline correspond to a different time step</w:t>
      </w:r>
    </w:p>
  </w:comment>
  <w:comment w:id="150" w:author="WIENS,GLORIA J" w:date="2020-03-27T20:08:00Z" w:initials="WJ">
    <w:p w14:paraId="27050957" w14:textId="16599268" w:rsidR="0000731F" w:rsidRDefault="0000731F">
      <w:pPr>
        <w:pStyle w:val="CommentText"/>
      </w:pPr>
      <w:r>
        <w:rPr>
          <w:rStyle w:val="CommentReference"/>
        </w:rPr>
        <w:annotationRef/>
      </w:r>
      <w:r>
        <w:t>Annotate figure, similar to prior comments.</w:t>
      </w:r>
    </w:p>
    <w:p w14:paraId="05526D7C" w14:textId="1E9624E4" w:rsidR="0000731F" w:rsidRDefault="0000731F">
      <w:pPr>
        <w:pStyle w:val="CommentText"/>
      </w:pPr>
      <w:r>
        <w:t>Green is an arm?  Blue is the torso and head?</w:t>
      </w:r>
    </w:p>
    <w:p w14:paraId="5738EF7D" w14:textId="77777777" w:rsidR="0000731F" w:rsidRDefault="0000731F">
      <w:pPr>
        <w:pStyle w:val="CommentText"/>
      </w:pPr>
    </w:p>
    <w:p w14:paraId="3B7CEA28" w14:textId="77777777" w:rsidR="0000731F" w:rsidRDefault="0000731F">
      <w:pPr>
        <w:pStyle w:val="CommentText"/>
      </w:pPr>
      <w:r>
        <w:t>Left side of figure:  side profile</w:t>
      </w:r>
    </w:p>
    <w:p w14:paraId="3DE26253" w14:textId="77777777" w:rsidR="0000731F" w:rsidRDefault="0000731F">
      <w:pPr>
        <w:pStyle w:val="CommentText"/>
      </w:pPr>
    </w:p>
    <w:p w14:paraId="503FD3AC" w14:textId="1EE89488" w:rsidR="0000731F" w:rsidRDefault="0000731F">
      <w:pPr>
        <w:pStyle w:val="CommentText"/>
      </w:pPr>
      <w:r>
        <w:t>Right side of figure:  need annotation to help the reader understand plane of motion.  I am assuming it in the normal direction to the initial orientation (using your words, correctly??).   While in Figure 1, you were showing a perspective view (assuming waist has only one axes of rotation?)</w:t>
      </w:r>
    </w:p>
  </w:comment>
  <w:comment w:id="153" w:author="WIENS,GLORIA J" w:date="2020-03-27T22:16:00Z" w:initials="WJ">
    <w:p w14:paraId="76BECEF6" w14:textId="77777777" w:rsidR="0000731F" w:rsidRDefault="0000731F">
      <w:pPr>
        <w:pStyle w:val="CommentText"/>
      </w:pPr>
      <w:r>
        <w:rPr>
          <w:rStyle w:val="CommentReference"/>
        </w:rPr>
        <w:annotationRef/>
      </w:r>
      <w:r>
        <w:t>The green dashed lines appear to not be precisely located in the figure, adding confusion.  You may have to choose a different line type to get the gaps between dashes not missing connection with the respective joint locations.</w:t>
      </w:r>
    </w:p>
    <w:p w14:paraId="5A5F74CD" w14:textId="77777777" w:rsidR="0000731F" w:rsidRDefault="0000731F">
      <w:pPr>
        <w:pStyle w:val="CommentText"/>
      </w:pPr>
    </w:p>
    <w:p w14:paraId="74641E75" w14:textId="33ADDC49" w:rsidR="0000731F" w:rsidRDefault="0000731F">
      <w:pPr>
        <w:pStyle w:val="CommentText"/>
      </w:pPr>
      <w:r>
        <w:t xml:space="preserve">I moved them to line up </w:t>
      </w:r>
      <w:proofErr w:type="gramStart"/>
      <w:r>
        <w:t>better, but</w:t>
      </w:r>
      <w:proofErr w:type="gramEnd"/>
      <w:r>
        <w:t xml:space="preserve"> need to double check and maybe lock them to the points (MSWord command to ‘group’).</w:t>
      </w:r>
    </w:p>
  </w:comment>
  <w:comment w:id="154" w:author="WIENS,GLORIA J" w:date="2020-03-27T22:24:00Z" w:initials="WJ">
    <w:p w14:paraId="401983E0" w14:textId="77777777" w:rsidR="0000731F" w:rsidRDefault="0000731F">
      <w:pPr>
        <w:pStyle w:val="CommentText"/>
      </w:pPr>
      <w:r>
        <w:rPr>
          <w:rStyle w:val="CommentReference"/>
        </w:rPr>
        <w:annotationRef/>
      </w:r>
      <w:r>
        <w:t>Annotate the points used to define the curves 1-4.  Like you did in figure 2 of your ISFA paper.</w:t>
      </w:r>
    </w:p>
    <w:p w14:paraId="7B14C332" w14:textId="1916C964" w:rsidR="0000731F" w:rsidRDefault="0000731F">
      <w:pPr>
        <w:pStyle w:val="CommentText"/>
      </w:pPr>
      <w:r>
        <w:t>Label pose – first instant in time</w:t>
      </w:r>
    </w:p>
    <w:p w14:paraId="34E864C3" w14:textId="77777777" w:rsidR="0000731F" w:rsidRDefault="0000731F">
      <w:pPr>
        <w:pStyle w:val="CommentText"/>
      </w:pPr>
      <w:r>
        <w:t>Label pose – second (next) instant in time</w:t>
      </w:r>
    </w:p>
    <w:p w14:paraId="6E270CBF" w14:textId="77777777" w:rsidR="0000731F" w:rsidRDefault="0000731F">
      <w:pPr>
        <w:pStyle w:val="CommentText"/>
      </w:pPr>
    </w:p>
    <w:p w14:paraId="2DD439E2" w14:textId="77777777" w:rsidR="0000731F" w:rsidRDefault="0000731F">
      <w:pPr>
        <w:pStyle w:val="CommentText"/>
      </w:pPr>
      <w:r>
        <w:t>Suggest you use your ‘p’ labeling with the ‘b’ notation equivalent in () next to the corresponding ‘p’ labeling.</w:t>
      </w:r>
    </w:p>
    <w:p w14:paraId="220CF884" w14:textId="77777777" w:rsidR="0000731F" w:rsidRDefault="0000731F">
      <w:pPr>
        <w:pStyle w:val="CommentText"/>
      </w:pPr>
      <w:r>
        <w:t>This will help the reader map the matrix in (2) to the notation of Figure 3.</w:t>
      </w:r>
    </w:p>
    <w:p w14:paraId="24B9B7DA" w14:textId="77777777" w:rsidR="0000731F" w:rsidRDefault="0000731F">
      <w:pPr>
        <w:pStyle w:val="CommentText"/>
      </w:pPr>
    </w:p>
    <w:p w14:paraId="0D22C6A0" w14:textId="7D766312" w:rsidR="0000731F" w:rsidRDefault="0000731F">
      <w:pPr>
        <w:pStyle w:val="CommentText"/>
      </w:pPr>
      <w:r>
        <w:t>The set of poses on the left side of figure and the set of poses on the right side of figure, would have been better if you could have them shown with the same perspective view.</w:t>
      </w:r>
    </w:p>
  </w:comment>
  <w:comment w:id="211" w:author="WIENS,GLORIA J" w:date="2020-04-06T02:07:00Z" w:initials="WJ">
    <w:p w14:paraId="4F8BA2C6" w14:textId="54A97808" w:rsidR="0000731F" w:rsidRPr="00281507" w:rsidRDefault="0000731F">
      <w:pPr>
        <w:pStyle w:val="CommentText"/>
        <w:rPr>
          <w:color w:val="7030A0"/>
        </w:rPr>
      </w:pPr>
      <w:r>
        <w:rPr>
          <w:rStyle w:val="CommentReference"/>
        </w:rPr>
        <w:annotationRef/>
      </w:r>
      <w:r>
        <w:rPr>
          <w:color w:val="7030A0"/>
        </w:rPr>
        <w:t>Need to give relevance of these resolution results to the size of obstacles.  Maybe a ratio of resolution versus obstacle size.  E.g., for large obstacles may not need as high a resolution. But then again there is also the ‘closeness’ factor, which also may be impacted by human level of comfort in working with robot.  Check out the Clemson Professor’s metric that she uses for measure human trust – comfort level.  Believe her name is Wang.  I referenced her papers in the NSF/NRI proposal where believe you have read her paper when you first started working on the project.</w:t>
      </w:r>
    </w:p>
  </w:comment>
  <w:comment w:id="212" w:author="Gabe Streitmatter" w:date="2020-04-08T09:00:00Z" w:initials="GS">
    <w:p w14:paraId="02E13ADB" w14:textId="77777777" w:rsidR="00456D0E" w:rsidRDefault="00456D0E">
      <w:pPr>
        <w:pStyle w:val="CommentText"/>
      </w:pPr>
      <w:r>
        <w:rPr>
          <w:rStyle w:val="CommentReference"/>
        </w:rPr>
        <w:annotationRef/>
      </w:r>
      <w:r>
        <w:t xml:space="preserve">I added a comment about the grid size in terms of percentage of the human but I really </w:t>
      </w:r>
      <w:proofErr w:type="gramStart"/>
      <w:r>
        <w:t>cant</w:t>
      </w:r>
      <w:proofErr w:type="gramEnd"/>
      <w:r>
        <w:t xml:space="preserve"> fit in any more. As of now I am 115 words over and need to go back and remove whatever I can.</w:t>
      </w:r>
    </w:p>
    <w:p w14:paraId="6B9BB120" w14:textId="08DF8AEC" w:rsidR="00456D0E" w:rsidRDefault="00456D0E">
      <w:pPr>
        <w:pStyle w:val="CommentText"/>
      </w:pPr>
    </w:p>
  </w:comment>
  <w:comment w:id="201" w:author="WIENS,GLORIA J" w:date="2020-03-28T00:13:00Z" w:initials="WJ">
    <w:p w14:paraId="65CA76C2" w14:textId="3F92E1FA" w:rsidR="0000731F" w:rsidRDefault="0000731F">
      <w:pPr>
        <w:pStyle w:val="CommentText"/>
      </w:pPr>
      <w:r>
        <w:rPr>
          <w:rStyle w:val="CommentReference"/>
        </w:rPr>
        <w:annotationRef/>
      </w:r>
      <w:r>
        <w:t>Annotate Figure 8 plot to further delineate these results.</w:t>
      </w:r>
    </w:p>
  </w:comment>
  <w:comment w:id="202" w:author="Gabe Streitmatter" w:date="2020-03-29T14:06:00Z" w:initials="GS">
    <w:p w14:paraId="04401153" w14:textId="262DFCBB" w:rsidR="0000731F" w:rsidRDefault="0000731F">
      <w:pPr>
        <w:pStyle w:val="CommentText"/>
      </w:pPr>
      <w:r>
        <w:rPr>
          <w:rStyle w:val="CommentReference"/>
        </w:rPr>
        <w:annotationRef/>
      </w:r>
      <w:r>
        <w:t>Figure 8 doesn’t have any data from these tests. It just shows computational time. All of the explanation for this test is contained within the text (there really wasn’t a good way to show the information graphically)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D5D7DD2" w15:done="0"/>
  <w15:commentEx w15:paraId="7EDE3C3D" w15:done="0"/>
  <w15:commentEx w15:paraId="1470374E" w15:done="0"/>
  <w15:commentEx w15:paraId="2D00ED56" w15:done="0"/>
  <w15:commentEx w15:paraId="470D5150" w15:done="0"/>
  <w15:commentEx w15:paraId="05E337E8" w15:done="0"/>
  <w15:commentEx w15:paraId="701D6EAA" w15:done="0"/>
  <w15:commentEx w15:paraId="5F12CC0C" w15:done="0"/>
  <w15:commentEx w15:paraId="56E7E66A" w15:done="0"/>
  <w15:commentEx w15:paraId="0D71820C" w15:done="0"/>
  <w15:commentEx w15:paraId="44A3817B" w15:done="0"/>
  <w15:commentEx w15:paraId="70880614" w15:done="0"/>
  <w15:commentEx w15:paraId="793F36B1" w15:paraIdParent="70880614" w15:done="0"/>
  <w15:commentEx w15:paraId="62096CA7" w15:done="0"/>
  <w15:commentEx w15:paraId="5BD82B4B" w15:paraIdParent="62096CA7" w15:done="0"/>
  <w15:commentEx w15:paraId="71F169EC" w15:done="0"/>
  <w15:commentEx w15:paraId="06049E36" w15:paraIdParent="71F169EC" w15:done="0"/>
  <w15:commentEx w15:paraId="685B1796" w15:done="0"/>
  <w15:commentEx w15:paraId="3530E1EE" w15:paraIdParent="685B1796" w15:done="0"/>
  <w15:commentEx w15:paraId="54ACAB92" w15:done="0"/>
  <w15:commentEx w15:paraId="5E4FD44D" w15:paraIdParent="54ACAB92" w15:done="0"/>
  <w15:commentEx w15:paraId="7EC6F624" w15:done="0"/>
  <w15:commentEx w15:paraId="18EC8303" w15:done="0"/>
  <w15:commentEx w15:paraId="72AEAD85" w15:paraIdParent="18EC8303" w15:done="0"/>
  <w15:commentEx w15:paraId="2D7DB7E1" w15:done="0"/>
  <w15:commentEx w15:paraId="4B041019" w15:paraIdParent="2D7DB7E1" w15:done="0"/>
  <w15:commentEx w15:paraId="503FD3AC" w15:done="0"/>
  <w15:commentEx w15:paraId="74641E75" w15:done="0"/>
  <w15:commentEx w15:paraId="0D22C6A0" w15:done="0"/>
  <w15:commentEx w15:paraId="4F8BA2C6" w15:done="0"/>
  <w15:commentEx w15:paraId="6B9BB120" w15:paraIdParent="4F8BA2C6" w15:done="0"/>
  <w15:commentEx w15:paraId="65CA76C2" w15:done="0"/>
  <w15:commentEx w15:paraId="04401153" w15:paraIdParent="65CA76C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D5D7DD2" w16cid:durableId="22381208"/>
  <w16cid:commentId w16cid:paraId="7EDE3C3D" w16cid:durableId="2234B333"/>
  <w16cid:commentId w16cid:paraId="1470374E" w16cid:durableId="2234E4F6"/>
  <w16cid:commentId w16cid:paraId="2D00ED56" w16cid:durableId="2228D647"/>
  <w16cid:commentId w16cid:paraId="470D5150" w16cid:durableId="2228D828"/>
  <w16cid:commentId w16cid:paraId="05E337E8" w16cid:durableId="2234DE92"/>
  <w16cid:commentId w16cid:paraId="701D6EAA" w16cid:durableId="2228E0A3"/>
  <w16cid:commentId w16cid:paraId="5F12CC0C" w16cid:durableId="2228E327"/>
  <w16cid:commentId w16cid:paraId="56E7E66A" w16cid:durableId="2234BB0B"/>
  <w16cid:commentId w16cid:paraId="0D71820C" w16cid:durableId="2228E6E0"/>
  <w16cid:commentId w16cid:paraId="44A3817B" w16cid:durableId="2234E776"/>
  <w16cid:commentId w16cid:paraId="70880614" w16cid:durableId="2228EFDF"/>
  <w16cid:commentId w16cid:paraId="793F36B1" w16cid:durableId="222ADD3C"/>
  <w16cid:commentId w16cid:paraId="62096CA7" w16cid:durableId="2228F08A"/>
  <w16cid:commentId w16cid:paraId="5BD82B4B" w16cid:durableId="222ADFB3"/>
  <w16cid:commentId w16cid:paraId="71F169EC" w16cid:durableId="2228F3C5"/>
  <w16cid:commentId w16cid:paraId="06049E36" w16cid:durableId="222ADFF3"/>
  <w16cid:commentId w16cid:paraId="685B1796" w16cid:durableId="2234F27C"/>
  <w16cid:commentId w16cid:paraId="3530E1EE" w16cid:durableId="223804C8"/>
  <w16cid:commentId w16cid:paraId="54ACAB92" w16cid:durableId="2228F7AD"/>
  <w16cid:commentId w16cid:paraId="5E4FD44D" w16cid:durableId="222AE109"/>
  <w16cid:commentId w16cid:paraId="7EC6F624" w16cid:durableId="2234C0E2"/>
  <w16cid:commentId w16cid:paraId="18EC8303" w16cid:durableId="2228DA73"/>
  <w16cid:commentId w16cid:paraId="72AEAD85" w16cid:durableId="222AF117"/>
  <w16cid:commentId w16cid:paraId="2D7DB7E1" w16cid:durableId="22380D84"/>
  <w16cid:commentId w16cid:paraId="4B041019" w16cid:durableId="22380D83"/>
  <w16cid:commentId w16cid:paraId="503FD3AC" w16cid:durableId="2228DBA9"/>
  <w16cid:commentId w16cid:paraId="74641E75" w16cid:durableId="2228F9A7"/>
  <w16cid:commentId w16cid:paraId="0D22C6A0" w16cid:durableId="2228FB96"/>
  <w16cid:commentId w16cid:paraId="4F8BA2C6" w16cid:durableId="22350D4C"/>
  <w16cid:commentId w16cid:paraId="6B9BB120" w16cid:durableId="22381141"/>
  <w16cid:commentId w16cid:paraId="65CA76C2" w16cid:durableId="2229152D"/>
  <w16cid:commentId w16cid:paraId="04401153" w16cid:durableId="222B29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DC79C5" w14:textId="77777777" w:rsidR="009D6668" w:rsidRDefault="009D6668" w:rsidP="00BB64A4">
      <w:pPr>
        <w:spacing w:after="0" w:line="240" w:lineRule="auto"/>
      </w:pPr>
      <w:r>
        <w:separator/>
      </w:r>
    </w:p>
  </w:endnote>
  <w:endnote w:type="continuationSeparator" w:id="0">
    <w:p w14:paraId="746B2343" w14:textId="77777777" w:rsidR="009D6668" w:rsidRDefault="009D6668" w:rsidP="00BB64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B32231" w14:textId="77777777" w:rsidR="0000731F" w:rsidRPr="00076E40" w:rsidRDefault="0000731F" w:rsidP="00076E40">
    <w:pPr>
      <w:spacing w:before="80" w:after="0" w:line="240" w:lineRule="auto"/>
      <w:ind w:firstLine="216"/>
      <w:jc w:val="center"/>
      <w:rPr>
        <w:rFonts w:ascii="Times New Roman" w:eastAsia="Calibri" w:hAnsi="Times New Roman" w:cs="Times New Roman"/>
        <w:sz w:val="20"/>
        <w:szCs w:val="20"/>
      </w:rPr>
    </w:pPr>
    <w:r w:rsidRPr="00BB64A4">
      <w:rPr>
        <w:rFonts w:ascii="Times New Roman" w:eastAsia="Calibri" w:hAnsi="Times New Roman" w:cs="Times New Roman"/>
        <w:sz w:val="20"/>
        <w:szCs w:val="20"/>
      </w:rPr>
      <w:t xml:space="preserve">University of Florida | Journal of Undergraduate Research | |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57CC83" w14:textId="77777777" w:rsidR="0000731F" w:rsidRPr="00BB64A4" w:rsidRDefault="0000731F" w:rsidP="00BB64A4">
    <w:pPr>
      <w:tabs>
        <w:tab w:val="center" w:pos="4680"/>
        <w:tab w:val="right" w:pos="9360"/>
      </w:tabs>
      <w:spacing w:after="0" w:line="240" w:lineRule="auto"/>
      <w:ind w:firstLine="216"/>
      <w:jc w:val="both"/>
      <w:rPr>
        <w:rFonts w:ascii="Times New Roman" w:eastAsia="Calibri" w:hAnsi="Times New Roman" w:cs="Times New Roman"/>
        <w:szCs w:val="20"/>
      </w:rPr>
    </w:pPr>
  </w:p>
  <w:p w14:paraId="4D4D8B84" w14:textId="77777777" w:rsidR="0000731F" w:rsidRPr="00BB64A4" w:rsidRDefault="0000731F" w:rsidP="00BB64A4">
    <w:pPr>
      <w:spacing w:after="0" w:line="240" w:lineRule="auto"/>
      <w:ind w:firstLine="216"/>
      <w:jc w:val="both"/>
      <w:rPr>
        <w:rFonts w:ascii="Times New Roman" w:eastAsia="Calibri" w:hAnsi="Times New Roman" w:cs="Times New Roman"/>
        <w:szCs w:val="20"/>
      </w:rPr>
    </w:pPr>
  </w:p>
  <w:p w14:paraId="32EE1D32" w14:textId="77777777" w:rsidR="0000731F" w:rsidRPr="00BB64A4" w:rsidRDefault="0000731F" w:rsidP="00BB64A4">
    <w:pPr>
      <w:spacing w:before="80" w:after="0" w:line="240" w:lineRule="auto"/>
      <w:ind w:firstLine="216"/>
      <w:jc w:val="center"/>
      <w:rPr>
        <w:rFonts w:ascii="Times New Roman" w:eastAsia="Calibri" w:hAnsi="Times New Roman" w:cs="Times New Roman"/>
        <w:sz w:val="20"/>
        <w:szCs w:val="20"/>
      </w:rPr>
    </w:pPr>
    <w:r w:rsidRPr="00BB64A4">
      <w:rPr>
        <w:rFonts w:ascii="Times New Roman" w:eastAsia="Calibri" w:hAnsi="Times New Roman" w:cs="Times New Roman"/>
        <w:sz w:val="20"/>
        <w:szCs w:val="20"/>
      </w:rPr>
      <w:t xml:space="preserve">University of Florida | Journal of Undergraduate Research | | </w:t>
    </w:r>
  </w:p>
  <w:p w14:paraId="73E2E39F" w14:textId="77777777" w:rsidR="0000731F" w:rsidRPr="00BB64A4" w:rsidRDefault="0000731F" w:rsidP="00BB64A4">
    <w:pPr>
      <w:spacing w:after="0" w:line="240" w:lineRule="auto"/>
      <w:ind w:firstLine="216"/>
      <w:jc w:val="center"/>
      <w:rPr>
        <w:rFonts w:ascii="Times New Roman" w:eastAsia="Calibri" w:hAnsi="Times New Roman" w:cs="Times New Roman"/>
        <w:szCs w:val="20"/>
      </w:rPr>
    </w:pPr>
    <w:r w:rsidRPr="00BB64A4">
      <w:rPr>
        <w:rFonts w:ascii="Times New Roman" w:eastAsia="Calibri" w:hAnsi="Times New Roman" w:cs="Times New Roman"/>
        <w:sz w:val="20"/>
        <w:szCs w:val="20"/>
      </w:rPr>
      <w:fldChar w:fldCharType="begin"/>
    </w:r>
    <w:r w:rsidRPr="00BB64A4">
      <w:rPr>
        <w:rFonts w:ascii="Times New Roman" w:eastAsia="Calibri" w:hAnsi="Times New Roman" w:cs="Times New Roman"/>
        <w:sz w:val="20"/>
        <w:szCs w:val="20"/>
      </w:rPr>
      <w:instrText xml:space="preserve"> PAGE </w:instrText>
    </w:r>
    <w:r w:rsidRPr="00BB64A4">
      <w:rPr>
        <w:rFonts w:ascii="Times New Roman" w:eastAsia="Calibri" w:hAnsi="Times New Roman" w:cs="Times New Roman"/>
        <w:sz w:val="20"/>
        <w:szCs w:val="20"/>
      </w:rPr>
      <w:fldChar w:fldCharType="separate"/>
    </w:r>
    <w:r>
      <w:rPr>
        <w:rFonts w:ascii="Times New Roman" w:eastAsia="Calibri" w:hAnsi="Times New Roman" w:cs="Times New Roman"/>
        <w:noProof/>
        <w:sz w:val="20"/>
        <w:szCs w:val="20"/>
      </w:rPr>
      <w:t>5</w:t>
    </w:r>
    <w:r w:rsidRPr="00BB64A4">
      <w:rPr>
        <w:rFonts w:ascii="Times New Roman" w:eastAsia="Calibri" w:hAnsi="Times New Roman" w:cs="Times New Roman"/>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0"/>
      </w:rPr>
      <w:id w:val="985434353"/>
      <w:docPartObj>
        <w:docPartGallery w:val="Page Numbers (Bottom of Page)"/>
        <w:docPartUnique/>
      </w:docPartObj>
    </w:sdtPr>
    <w:sdtEndPr>
      <w:rPr>
        <w:noProof/>
      </w:rPr>
    </w:sdtEndPr>
    <w:sdtContent>
      <w:p w14:paraId="13F94353" w14:textId="77777777" w:rsidR="0000731F" w:rsidRPr="00076E40" w:rsidRDefault="0000731F" w:rsidP="00076E40">
        <w:pPr>
          <w:spacing w:after="0"/>
          <w:jc w:val="center"/>
          <w:rPr>
            <w:rFonts w:ascii="Times New Roman" w:eastAsia="Calibri" w:hAnsi="Times New Roman" w:cs="Times New Roman"/>
            <w:sz w:val="20"/>
            <w:szCs w:val="20"/>
          </w:rPr>
        </w:pPr>
        <w:r w:rsidRPr="00BB64A4">
          <w:rPr>
            <w:rFonts w:ascii="Times New Roman" w:eastAsia="Calibri" w:hAnsi="Times New Roman" w:cs="Times New Roman"/>
            <w:sz w:val="20"/>
            <w:szCs w:val="20"/>
          </w:rPr>
          <w:t xml:space="preserve">University of Florida | Journal of Undergraduate Research | |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9B0EC4" w14:textId="77777777" w:rsidR="009D6668" w:rsidRDefault="009D6668" w:rsidP="00BB64A4">
      <w:pPr>
        <w:spacing w:after="0" w:line="240" w:lineRule="auto"/>
      </w:pPr>
      <w:r>
        <w:separator/>
      </w:r>
    </w:p>
  </w:footnote>
  <w:footnote w:type="continuationSeparator" w:id="0">
    <w:p w14:paraId="77749549" w14:textId="77777777" w:rsidR="009D6668" w:rsidRDefault="009D6668" w:rsidP="00BB64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68F2A4" w14:textId="77353A8C" w:rsidR="0000731F" w:rsidRPr="00BB64A4" w:rsidRDefault="0000731F" w:rsidP="00BB64A4">
    <w:pPr>
      <w:spacing w:after="0" w:line="240" w:lineRule="auto"/>
      <w:jc w:val="center"/>
      <w:rPr>
        <w:rFonts w:ascii="Times New Roman" w:eastAsia="Calibri" w:hAnsi="Times New Roman" w:cs="Times New Roman"/>
        <w:smallCaps/>
        <w:szCs w:val="20"/>
      </w:rPr>
    </w:pPr>
    <w:r w:rsidRPr="00BB64A4">
      <w:rPr>
        <w:rFonts w:ascii="Times New Roman" w:eastAsia="Calibri" w:hAnsi="Times New Roman" w:cs="Times New Roman"/>
        <w:smallCaps/>
        <w:noProof/>
        <w:szCs w:val="20"/>
      </w:rPr>
      <mc:AlternateContent>
        <mc:Choice Requires="wps">
          <w:drawing>
            <wp:anchor distT="4294967294" distB="4294967294" distL="114300" distR="114300" simplePos="0" relativeHeight="251659264" behindDoc="0" locked="0" layoutInCell="1" allowOverlap="1" wp14:anchorId="1406D8B5" wp14:editId="65B44921">
              <wp:simplePos x="0" y="0"/>
              <wp:positionH relativeFrom="column">
                <wp:align>center</wp:align>
              </wp:positionH>
              <wp:positionV relativeFrom="paragraph">
                <wp:posOffset>160019</wp:posOffset>
              </wp:positionV>
              <wp:extent cx="6858000" cy="0"/>
              <wp:effectExtent l="0" t="0" r="25400" b="2540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5FC1E" id="Line 1" o:spid="_x0000_s1026" style="position:absolute;z-index:251659264;visibility:visible;mso-wrap-style:square;mso-width-percent:0;mso-height-percent:0;mso-wrap-distance-left:9pt;mso-wrap-distance-top:-6e-5mm;mso-wrap-distance-right:9pt;mso-wrap-distance-bottom:-6e-5mm;mso-position-horizontal:center;mso-position-horizontal-relative:text;mso-position-vertical:absolute;mso-position-vertical-relative:text;mso-width-percent:0;mso-height-percent:0;mso-width-relative:page;mso-height-relative:page" from="0,12.6pt" to="540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"/>
          </w:pict>
        </mc:Fallback>
      </mc:AlternateContent>
    </w:r>
    <w:ins w:id="216" w:author="WIENS,GLORIA J" w:date="2020-04-05T13:36:00Z">
      <w:r>
        <w:rPr>
          <w:rFonts w:ascii="Times New Roman" w:eastAsia="Calibri" w:hAnsi="Times New Roman" w:cs="Times New Roman"/>
          <w:smallCaps/>
          <w:szCs w:val="20"/>
        </w:rPr>
        <w:t>Gabriel Streitmatter, Gloria Wiens</w:t>
      </w:r>
    </w:ins>
    <w:del w:id="217" w:author="WIENS,GLORIA J" w:date="2020-04-05T13:36:00Z">
      <w:r w:rsidDel="005B5E6E">
        <w:rPr>
          <w:rFonts w:ascii="Times New Roman" w:eastAsia="Calibri" w:hAnsi="Times New Roman" w:cs="Times New Roman"/>
          <w:smallCaps/>
          <w:szCs w:val="20"/>
        </w:rPr>
        <w:delText>Name of Authors on Even Pages (Times 11, all Caps)</w:delText>
      </w:r>
    </w:del>
  </w:p>
  <w:p w14:paraId="4B31602F" w14:textId="77777777" w:rsidR="0000731F" w:rsidRPr="00BB64A4" w:rsidRDefault="0000731F" w:rsidP="00BB64A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1F9419" w14:textId="1C1A0D30" w:rsidR="0000731F" w:rsidRPr="00BB64A4" w:rsidRDefault="0000731F" w:rsidP="00BB64A4">
    <w:pPr>
      <w:spacing w:after="0" w:line="240" w:lineRule="auto"/>
      <w:jc w:val="center"/>
      <w:rPr>
        <w:rFonts w:ascii="Times New Roman" w:eastAsia="Calibri" w:hAnsi="Times New Roman" w:cs="Times New Roman"/>
        <w:smallCaps/>
        <w:szCs w:val="20"/>
      </w:rPr>
    </w:pPr>
    <w:r>
      <w:rPr>
        <w:rFonts w:ascii="Times New Roman" w:eastAsia="Calibri" w:hAnsi="Times New Roman" w:cs="Times New Roman"/>
        <w:smallCaps/>
        <w:szCs w:val="20"/>
      </w:rPr>
      <w:t xml:space="preserve">Predictive Collision Detection for a Serial Manipulator </w:t>
    </w:r>
    <w:r w:rsidRPr="00BB64A4">
      <w:rPr>
        <w:rFonts w:ascii="Times New Roman" w:eastAsia="Calibri" w:hAnsi="Times New Roman" w:cs="Times New Roman"/>
        <w:smallCaps/>
        <w:noProof/>
        <w:szCs w:val="20"/>
      </w:rPr>
      <mc:AlternateContent>
        <mc:Choice Requires="wps">
          <w:drawing>
            <wp:anchor distT="4294967294" distB="4294967294" distL="114300" distR="114300" simplePos="0" relativeHeight="251661312" behindDoc="0" locked="0" layoutInCell="1" allowOverlap="1" wp14:anchorId="50666BBA" wp14:editId="043F9843">
              <wp:simplePos x="0" y="0"/>
              <wp:positionH relativeFrom="column">
                <wp:align>center</wp:align>
              </wp:positionH>
              <wp:positionV relativeFrom="paragraph">
                <wp:posOffset>160019</wp:posOffset>
              </wp:positionV>
              <wp:extent cx="6858000" cy="0"/>
              <wp:effectExtent l="0" t="0" r="25400" b="25400"/>
              <wp:wrapNone/>
              <wp:docPr id="10"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BF3E48" id="Line 1" o:spid="_x0000_s1026" style="position:absolute;z-index:251661312;visibility:visible;mso-wrap-style:square;mso-width-percent:0;mso-height-percent:0;mso-wrap-distance-left:9pt;mso-wrap-distance-top:-6e-5mm;mso-wrap-distance-right:9pt;mso-wrap-distance-bottom:-6e-5mm;mso-position-horizontal:center;mso-position-horizontal-relative:text;mso-position-vertical:absolute;mso-position-vertical-relative:text;mso-width-percent:0;mso-height-percent:0;mso-width-relative:page;mso-height-relative:page" from="0,12.6pt" to="540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"/>
          </w:pict>
        </mc:Fallback>
      </mc:AlternateContent>
    </w:r>
  </w:p>
  <w:p w14:paraId="6D813069" w14:textId="77777777" w:rsidR="0000731F" w:rsidRPr="00BB64A4" w:rsidRDefault="0000731F" w:rsidP="00BB64A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746DE8" w14:textId="77777777" w:rsidR="0000731F" w:rsidRDefault="0000731F">
    <w:pPr>
      <w:pStyle w:val="Header"/>
    </w:pPr>
    <w:r>
      <w:rPr>
        <w:noProof/>
      </w:rPr>
      <w:drawing>
        <wp:inline distT="0" distB="0" distL="0" distR="0" wp14:anchorId="16C10614" wp14:editId="0612E88A">
          <wp:extent cx="5120640" cy="823351"/>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R_Letterhead.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187498" cy="83410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693700"/>
    <w:multiLevelType w:val="hybridMultilevel"/>
    <w:tmpl w:val="6F7ECB80"/>
    <w:lvl w:ilvl="0" w:tplc="EB34F116">
      <w:start w:val="1"/>
      <w:numFmt w:val="decimal"/>
      <w:lvlText w:val="%1-"/>
      <w:lvlJc w:val="left"/>
      <w:pPr>
        <w:ind w:left="562" w:hanging="360"/>
      </w:pPr>
      <w:rPr>
        <w:rFonts w:hint="default"/>
      </w:rPr>
    </w:lvl>
    <w:lvl w:ilvl="1" w:tplc="04090019">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 w15:restartNumberingAfterBreak="0">
    <w:nsid w:val="641263ED"/>
    <w:multiLevelType w:val="hybridMultilevel"/>
    <w:tmpl w:val="984648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6DC3293B"/>
    <w:multiLevelType w:val="singleLevel"/>
    <w:tmpl w:val="252C79BC"/>
    <w:lvl w:ilvl="0">
      <w:start w:val="1"/>
      <w:numFmt w:val="decimal"/>
      <w:lvlText w:val="[%1]"/>
      <w:lvlJc w:val="left"/>
      <w:pPr>
        <w:tabs>
          <w:tab w:val="num" w:pos="360"/>
        </w:tabs>
        <w:ind w:left="360" w:hanging="360"/>
      </w:pPr>
      <w:rPr>
        <w:sz w:val="16"/>
        <w:szCs w:val="16"/>
      </w:r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ENS,GLORIA J">
    <w15:presenceInfo w15:providerId="None" w15:userId="WIENS,GLORIA J"/>
  </w15:person>
  <w15:person w15:author="Gabe Streitmatter">
    <w15:presenceInfo w15:providerId="Windows Live" w15:userId="6b1adfd97da194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revisionView w:markup="0"/>
  <w:trackRevision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64A4"/>
    <w:rsid w:val="00002E22"/>
    <w:rsid w:val="00004468"/>
    <w:rsid w:val="00007283"/>
    <w:rsid w:val="0000731F"/>
    <w:rsid w:val="00013A9F"/>
    <w:rsid w:val="000215CC"/>
    <w:rsid w:val="00021C02"/>
    <w:rsid w:val="00021ED0"/>
    <w:rsid w:val="000221FA"/>
    <w:rsid w:val="000236F7"/>
    <w:rsid w:val="0003010E"/>
    <w:rsid w:val="00031F7A"/>
    <w:rsid w:val="00037427"/>
    <w:rsid w:val="00041BD5"/>
    <w:rsid w:val="00045F47"/>
    <w:rsid w:val="000575EA"/>
    <w:rsid w:val="00061124"/>
    <w:rsid w:val="00065DE6"/>
    <w:rsid w:val="00071760"/>
    <w:rsid w:val="00076E40"/>
    <w:rsid w:val="00081359"/>
    <w:rsid w:val="00094252"/>
    <w:rsid w:val="00097AE4"/>
    <w:rsid w:val="000B44C6"/>
    <w:rsid w:val="000B5013"/>
    <w:rsid w:val="000D1EAC"/>
    <w:rsid w:val="000E1A2B"/>
    <w:rsid w:val="000F08E2"/>
    <w:rsid w:val="000F29D8"/>
    <w:rsid w:val="000F2E83"/>
    <w:rsid w:val="00100AAA"/>
    <w:rsid w:val="0010204F"/>
    <w:rsid w:val="001118D0"/>
    <w:rsid w:val="00113359"/>
    <w:rsid w:val="00124073"/>
    <w:rsid w:val="001257CE"/>
    <w:rsid w:val="0012611D"/>
    <w:rsid w:val="001440B8"/>
    <w:rsid w:val="001450A8"/>
    <w:rsid w:val="0014563A"/>
    <w:rsid w:val="00147014"/>
    <w:rsid w:val="0015292F"/>
    <w:rsid w:val="0016169A"/>
    <w:rsid w:val="0016453C"/>
    <w:rsid w:val="00171430"/>
    <w:rsid w:val="00177971"/>
    <w:rsid w:val="00191C1A"/>
    <w:rsid w:val="001937B3"/>
    <w:rsid w:val="00193FDF"/>
    <w:rsid w:val="001A285D"/>
    <w:rsid w:val="001A35E0"/>
    <w:rsid w:val="001C5871"/>
    <w:rsid w:val="001C7B8A"/>
    <w:rsid w:val="001D4BFB"/>
    <w:rsid w:val="001E7AFD"/>
    <w:rsid w:val="001F4480"/>
    <w:rsid w:val="00207216"/>
    <w:rsid w:val="00207BCD"/>
    <w:rsid w:val="00224618"/>
    <w:rsid w:val="00240572"/>
    <w:rsid w:val="002408C6"/>
    <w:rsid w:val="00245CF2"/>
    <w:rsid w:val="002463B1"/>
    <w:rsid w:val="00263C81"/>
    <w:rsid w:val="002677C4"/>
    <w:rsid w:val="002722ED"/>
    <w:rsid w:val="002765BC"/>
    <w:rsid w:val="00280A75"/>
    <w:rsid w:val="00281507"/>
    <w:rsid w:val="00285A96"/>
    <w:rsid w:val="002872FB"/>
    <w:rsid w:val="0029235A"/>
    <w:rsid w:val="00293311"/>
    <w:rsid w:val="002A091E"/>
    <w:rsid w:val="002A0BB9"/>
    <w:rsid w:val="002A1080"/>
    <w:rsid w:val="002A5811"/>
    <w:rsid w:val="002B0EDD"/>
    <w:rsid w:val="002B3CC4"/>
    <w:rsid w:val="002B5D85"/>
    <w:rsid w:val="002C27D5"/>
    <w:rsid w:val="002C27E0"/>
    <w:rsid w:val="002C3217"/>
    <w:rsid w:val="002C34E6"/>
    <w:rsid w:val="002D7B5A"/>
    <w:rsid w:val="002D7FB8"/>
    <w:rsid w:val="002E25C3"/>
    <w:rsid w:val="002E475B"/>
    <w:rsid w:val="002F08EA"/>
    <w:rsid w:val="002F4E61"/>
    <w:rsid w:val="00300EE0"/>
    <w:rsid w:val="003010D8"/>
    <w:rsid w:val="003014D8"/>
    <w:rsid w:val="00304E85"/>
    <w:rsid w:val="0031330A"/>
    <w:rsid w:val="00313DFD"/>
    <w:rsid w:val="00313E6D"/>
    <w:rsid w:val="0031463D"/>
    <w:rsid w:val="00323330"/>
    <w:rsid w:val="00336EB2"/>
    <w:rsid w:val="00342D92"/>
    <w:rsid w:val="003476C8"/>
    <w:rsid w:val="00347827"/>
    <w:rsid w:val="00352A5C"/>
    <w:rsid w:val="00364156"/>
    <w:rsid w:val="0036445A"/>
    <w:rsid w:val="00371362"/>
    <w:rsid w:val="003807C4"/>
    <w:rsid w:val="00387A56"/>
    <w:rsid w:val="00390F4F"/>
    <w:rsid w:val="003944A1"/>
    <w:rsid w:val="00395B1E"/>
    <w:rsid w:val="00396362"/>
    <w:rsid w:val="00397EB6"/>
    <w:rsid w:val="003A6557"/>
    <w:rsid w:val="003B3263"/>
    <w:rsid w:val="003B4450"/>
    <w:rsid w:val="003B6696"/>
    <w:rsid w:val="003D0AB6"/>
    <w:rsid w:val="003D3CAE"/>
    <w:rsid w:val="003D69D5"/>
    <w:rsid w:val="003E3742"/>
    <w:rsid w:val="003F1124"/>
    <w:rsid w:val="003F1938"/>
    <w:rsid w:val="003F50C4"/>
    <w:rsid w:val="00403C8A"/>
    <w:rsid w:val="00404EA6"/>
    <w:rsid w:val="00407A89"/>
    <w:rsid w:val="00412228"/>
    <w:rsid w:val="00413B3F"/>
    <w:rsid w:val="00432F10"/>
    <w:rsid w:val="004332C6"/>
    <w:rsid w:val="00445C07"/>
    <w:rsid w:val="00447DD0"/>
    <w:rsid w:val="00456D0E"/>
    <w:rsid w:val="00467D30"/>
    <w:rsid w:val="004739EB"/>
    <w:rsid w:val="004753E5"/>
    <w:rsid w:val="00476AFB"/>
    <w:rsid w:val="0048278E"/>
    <w:rsid w:val="00484DDE"/>
    <w:rsid w:val="00485088"/>
    <w:rsid w:val="00492607"/>
    <w:rsid w:val="0049689F"/>
    <w:rsid w:val="0049756B"/>
    <w:rsid w:val="00497C5D"/>
    <w:rsid w:val="004A0BBC"/>
    <w:rsid w:val="004A4A4B"/>
    <w:rsid w:val="004A4D9B"/>
    <w:rsid w:val="004A5943"/>
    <w:rsid w:val="004B4660"/>
    <w:rsid w:val="004B5F86"/>
    <w:rsid w:val="004B77F9"/>
    <w:rsid w:val="004C419A"/>
    <w:rsid w:val="004C67CE"/>
    <w:rsid w:val="004C7ABF"/>
    <w:rsid w:val="004D62F8"/>
    <w:rsid w:val="004E07EE"/>
    <w:rsid w:val="004E0994"/>
    <w:rsid w:val="004E1882"/>
    <w:rsid w:val="004E3439"/>
    <w:rsid w:val="004E3EFA"/>
    <w:rsid w:val="004E71EC"/>
    <w:rsid w:val="004F1842"/>
    <w:rsid w:val="004F256F"/>
    <w:rsid w:val="004F2CC8"/>
    <w:rsid w:val="004F2F20"/>
    <w:rsid w:val="004F6E3A"/>
    <w:rsid w:val="00501B48"/>
    <w:rsid w:val="00506C0E"/>
    <w:rsid w:val="00510FC0"/>
    <w:rsid w:val="0051763F"/>
    <w:rsid w:val="00526552"/>
    <w:rsid w:val="00527ACD"/>
    <w:rsid w:val="005354BA"/>
    <w:rsid w:val="00543046"/>
    <w:rsid w:val="0056120D"/>
    <w:rsid w:val="0056212A"/>
    <w:rsid w:val="00566675"/>
    <w:rsid w:val="00566757"/>
    <w:rsid w:val="0057607D"/>
    <w:rsid w:val="00577A63"/>
    <w:rsid w:val="00577C28"/>
    <w:rsid w:val="00577C8C"/>
    <w:rsid w:val="005816CD"/>
    <w:rsid w:val="00583C92"/>
    <w:rsid w:val="00590622"/>
    <w:rsid w:val="00592C26"/>
    <w:rsid w:val="00592F7D"/>
    <w:rsid w:val="00594E96"/>
    <w:rsid w:val="00596D3F"/>
    <w:rsid w:val="005B1959"/>
    <w:rsid w:val="005B1ACE"/>
    <w:rsid w:val="005B5E6E"/>
    <w:rsid w:val="005C6605"/>
    <w:rsid w:val="005D18B4"/>
    <w:rsid w:val="005D1D04"/>
    <w:rsid w:val="005D3CFE"/>
    <w:rsid w:val="005D5F30"/>
    <w:rsid w:val="005F2937"/>
    <w:rsid w:val="005F7586"/>
    <w:rsid w:val="00600BBF"/>
    <w:rsid w:val="00607488"/>
    <w:rsid w:val="0061463A"/>
    <w:rsid w:val="00626E67"/>
    <w:rsid w:val="00627F71"/>
    <w:rsid w:val="00632043"/>
    <w:rsid w:val="006325F2"/>
    <w:rsid w:val="00636279"/>
    <w:rsid w:val="00650CD3"/>
    <w:rsid w:val="00654CBB"/>
    <w:rsid w:val="00656EDC"/>
    <w:rsid w:val="006600B1"/>
    <w:rsid w:val="00663D65"/>
    <w:rsid w:val="00664A0B"/>
    <w:rsid w:val="00672119"/>
    <w:rsid w:val="00676623"/>
    <w:rsid w:val="00683521"/>
    <w:rsid w:val="006859ED"/>
    <w:rsid w:val="00686404"/>
    <w:rsid w:val="00687CF1"/>
    <w:rsid w:val="00687FAE"/>
    <w:rsid w:val="00695903"/>
    <w:rsid w:val="006973A1"/>
    <w:rsid w:val="00697CA7"/>
    <w:rsid w:val="006A13E1"/>
    <w:rsid w:val="006A3ED2"/>
    <w:rsid w:val="006A78BA"/>
    <w:rsid w:val="006A7B51"/>
    <w:rsid w:val="006C06C2"/>
    <w:rsid w:val="006D7028"/>
    <w:rsid w:val="006D766B"/>
    <w:rsid w:val="006D7791"/>
    <w:rsid w:val="006F5DC7"/>
    <w:rsid w:val="006F7698"/>
    <w:rsid w:val="00703311"/>
    <w:rsid w:val="00705BEA"/>
    <w:rsid w:val="00717567"/>
    <w:rsid w:val="00717BF2"/>
    <w:rsid w:val="0076246B"/>
    <w:rsid w:val="0076606D"/>
    <w:rsid w:val="00771E24"/>
    <w:rsid w:val="0077312F"/>
    <w:rsid w:val="007740F3"/>
    <w:rsid w:val="007832D6"/>
    <w:rsid w:val="00793A6E"/>
    <w:rsid w:val="007A1423"/>
    <w:rsid w:val="007A4703"/>
    <w:rsid w:val="007A51F8"/>
    <w:rsid w:val="007A5C72"/>
    <w:rsid w:val="007B3595"/>
    <w:rsid w:val="007B59DB"/>
    <w:rsid w:val="007C4521"/>
    <w:rsid w:val="007C6B76"/>
    <w:rsid w:val="007C6CD0"/>
    <w:rsid w:val="007D2232"/>
    <w:rsid w:val="007D7B1C"/>
    <w:rsid w:val="007E7FA5"/>
    <w:rsid w:val="00810612"/>
    <w:rsid w:val="00812F6A"/>
    <w:rsid w:val="008149F4"/>
    <w:rsid w:val="008219DB"/>
    <w:rsid w:val="008247A8"/>
    <w:rsid w:val="00825D6D"/>
    <w:rsid w:val="00836EC8"/>
    <w:rsid w:val="008404F8"/>
    <w:rsid w:val="00841CDF"/>
    <w:rsid w:val="008440DA"/>
    <w:rsid w:val="00852332"/>
    <w:rsid w:val="00852B11"/>
    <w:rsid w:val="00861536"/>
    <w:rsid w:val="0086258C"/>
    <w:rsid w:val="008720E9"/>
    <w:rsid w:val="00873452"/>
    <w:rsid w:val="00874AD0"/>
    <w:rsid w:val="00875FEB"/>
    <w:rsid w:val="00881B66"/>
    <w:rsid w:val="00882067"/>
    <w:rsid w:val="0088208D"/>
    <w:rsid w:val="0088619D"/>
    <w:rsid w:val="00887A7D"/>
    <w:rsid w:val="008A1879"/>
    <w:rsid w:val="008A60E7"/>
    <w:rsid w:val="008A7855"/>
    <w:rsid w:val="008B5194"/>
    <w:rsid w:val="008B5FDA"/>
    <w:rsid w:val="008C4592"/>
    <w:rsid w:val="008D1958"/>
    <w:rsid w:val="008D477C"/>
    <w:rsid w:val="008D4A5B"/>
    <w:rsid w:val="008E2032"/>
    <w:rsid w:val="008F002E"/>
    <w:rsid w:val="008F0408"/>
    <w:rsid w:val="008F3705"/>
    <w:rsid w:val="008F6A3D"/>
    <w:rsid w:val="00904BF8"/>
    <w:rsid w:val="009200F7"/>
    <w:rsid w:val="00922E50"/>
    <w:rsid w:val="00927487"/>
    <w:rsid w:val="009342AE"/>
    <w:rsid w:val="0093607D"/>
    <w:rsid w:val="00941948"/>
    <w:rsid w:val="00941DBB"/>
    <w:rsid w:val="00944594"/>
    <w:rsid w:val="00950A77"/>
    <w:rsid w:val="0096417B"/>
    <w:rsid w:val="00964440"/>
    <w:rsid w:val="00975617"/>
    <w:rsid w:val="00986AE0"/>
    <w:rsid w:val="00994985"/>
    <w:rsid w:val="009A07EC"/>
    <w:rsid w:val="009A1647"/>
    <w:rsid w:val="009A29DC"/>
    <w:rsid w:val="009C1215"/>
    <w:rsid w:val="009D2336"/>
    <w:rsid w:val="009D4C03"/>
    <w:rsid w:val="009D6668"/>
    <w:rsid w:val="009E0250"/>
    <w:rsid w:val="009F1F4C"/>
    <w:rsid w:val="009F3783"/>
    <w:rsid w:val="00A00DBE"/>
    <w:rsid w:val="00A01887"/>
    <w:rsid w:val="00A16FC5"/>
    <w:rsid w:val="00A33365"/>
    <w:rsid w:val="00A3408F"/>
    <w:rsid w:val="00A43429"/>
    <w:rsid w:val="00A437F5"/>
    <w:rsid w:val="00A4517E"/>
    <w:rsid w:val="00A50930"/>
    <w:rsid w:val="00A51787"/>
    <w:rsid w:val="00A52F83"/>
    <w:rsid w:val="00A64E36"/>
    <w:rsid w:val="00A751A6"/>
    <w:rsid w:val="00A76462"/>
    <w:rsid w:val="00A85BA5"/>
    <w:rsid w:val="00A93E73"/>
    <w:rsid w:val="00A96623"/>
    <w:rsid w:val="00A96CA9"/>
    <w:rsid w:val="00A9760A"/>
    <w:rsid w:val="00AA0281"/>
    <w:rsid w:val="00AC0A2F"/>
    <w:rsid w:val="00AC1B18"/>
    <w:rsid w:val="00AD04F9"/>
    <w:rsid w:val="00AE2361"/>
    <w:rsid w:val="00AE3F48"/>
    <w:rsid w:val="00AF071B"/>
    <w:rsid w:val="00AF358B"/>
    <w:rsid w:val="00AF5EC2"/>
    <w:rsid w:val="00AF657D"/>
    <w:rsid w:val="00AF6ADA"/>
    <w:rsid w:val="00B0009B"/>
    <w:rsid w:val="00B056C8"/>
    <w:rsid w:val="00B11CDC"/>
    <w:rsid w:val="00B12B1D"/>
    <w:rsid w:val="00B20950"/>
    <w:rsid w:val="00B24B03"/>
    <w:rsid w:val="00B30F1A"/>
    <w:rsid w:val="00B43A92"/>
    <w:rsid w:val="00B43EB7"/>
    <w:rsid w:val="00B44E6E"/>
    <w:rsid w:val="00B45CE1"/>
    <w:rsid w:val="00B46451"/>
    <w:rsid w:val="00B5141B"/>
    <w:rsid w:val="00B53651"/>
    <w:rsid w:val="00B57AF4"/>
    <w:rsid w:val="00B65A07"/>
    <w:rsid w:val="00B82A91"/>
    <w:rsid w:val="00B82FBD"/>
    <w:rsid w:val="00B8767D"/>
    <w:rsid w:val="00B91370"/>
    <w:rsid w:val="00B92B05"/>
    <w:rsid w:val="00BA1D52"/>
    <w:rsid w:val="00BA428C"/>
    <w:rsid w:val="00BA42C4"/>
    <w:rsid w:val="00BA53B1"/>
    <w:rsid w:val="00BA6DD0"/>
    <w:rsid w:val="00BB5667"/>
    <w:rsid w:val="00BB64A4"/>
    <w:rsid w:val="00BB7C19"/>
    <w:rsid w:val="00BC292B"/>
    <w:rsid w:val="00BC55E9"/>
    <w:rsid w:val="00BC695E"/>
    <w:rsid w:val="00BC742A"/>
    <w:rsid w:val="00BD1743"/>
    <w:rsid w:val="00BD7D93"/>
    <w:rsid w:val="00BE3C95"/>
    <w:rsid w:val="00BE7389"/>
    <w:rsid w:val="00BE7F29"/>
    <w:rsid w:val="00BF01D6"/>
    <w:rsid w:val="00BF7BC2"/>
    <w:rsid w:val="00C01B41"/>
    <w:rsid w:val="00C03946"/>
    <w:rsid w:val="00C04BF9"/>
    <w:rsid w:val="00C1641B"/>
    <w:rsid w:val="00C216E4"/>
    <w:rsid w:val="00C23A1C"/>
    <w:rsid w:val="00C24233"/>
    <w:rsid w:val="00C25CA2"/>
    <w:rsid w:val="00C318A6"/>
    <w:rsid w:val="00C34368"/>
    <w:rsid w:val="00C509F0"/>
    <w:rsid w:val="00C50B54"/>
    <w:rsid w:val="00C63D30"/>
    <w:rsid w:val="00C65C25"/>
    <w:rsid w:val="00C761A2"/>
    <w:rsid w:val="00C764ED"/>
    <w:rsid w:val="00C82CB8"/>
    <w:rsid w:val="00C90A04"/>
    <w:rsid w:val="00C95528"/>
    <w:rsid w:val="00CA2B33"/>
    <w:rsid w:val="00CA4EA2"/>
    <w:rsid w:val="00CA5E4E"/>
    <w:rsid w:val="00CA6B29"/>
    <w:rsid w:val="00CB080F"/>
    <w:rsid w:val="00CB1C2C"/>
    <w:rsid w:val="00CC70F0"/>
    <w:rsid w:val="00CD0E61"/>
    <w:rsid w:val="00CD1C04"/>
    <w:rsid w:val="00CE454C"/>
    <w:rsid w:val="00CE4A33"/>
    <w:rsid w:val="00CE77D9"/>
    <w:rsid w:val="00CE7CCC"/>
    <w:rsid w:val="00CF3A08"/>
    <w:rsid w:val="00D0162B"/>
    <w:rsid w:val="00D024C6"/>
    <w:rsid w:val="00D0398D"/>
    <w:rsid w:val="00D11F3C"/>
    <w:rsid w:val="00D21D49"/>
    <w:rsid w:val="00D2598B"/>
    <w:rsid w:val="00D272F6"/>
    <w:rsid w:val="00D4017D"/>
    <w:rsid w:val="00D4596C"/>
    <w:rsid w:val="00D5261B"/>
    <w:rsid w:val="00D63D03"/>
    <w:rsid w:val="00D70D2C"/>
    <w:rsid w:val="00D73E5C"/>
    <w:rsid w:val="00D75602"/>
    <w:rsid w:val="00D81687"/>
    <w:rsid w:val="00D818BC"/>
    <w:rsid w:val="00D83298"/>
    <w:rsid w:val="00D86858"/>
    <w:rsid w:val="00D957C4"/>
    <w:rsid w:val="00D97564"/>
    <w:rsid w:val="00DB27B1"/>
    <w:rsid w:val="00DB4848"/>
    <w:rsid w:val="00DB7020"/>
    <w:rsid w:val="00DC7689"/>
    <w:rsid w:val="00DE5CAB"/>
    <w:rsid w:val="00DF6D13"/>
    <w:rsid w:val="00E01317"/>
    <w:rsid w:val="00E023A9"/>
    <w:rsid w:val="00E05C50"/>
    <w:rsid w:val="00E10190"/>
    <w:rsid w:val="00E10B83"/>
    <w:rsid w:val="00E11F46"/>
    <w:rsid w:val="00E26B5A"/>
    <w:rsid w:val="00E27374"/>
    <w:rsid w:val="00E33D38"/>
    <w:rsid w:val="00E40B60"/>
    <w:rsid w:val="00E4459E"/>
    <w:rsid w:val="00E52A61"/>
    <w:rsid w:val="00E56A5B"/>
    <w:rsid w:val="00E612B0"/>
    <w:rsid w:val="00E6377F"/>
    <w:rsid w:val="00E67F4B"/>
    <w:rsid w:val="00E815EE"/>
    <w:rsid w:val="00E825C6"/>
    <w:rsid w:val="00E86913"/>
    <w:rsid w:val="00E90A6A"/>
    <w:rsid w:val="00E937C0"/>
    <w:rsid w:val="00EA3CC1"/>
    <w:rsid w:val="00EB4284"/>
    <w:rsid w:val="00EB6919"/>
    <w:rsid w:val="00EC0B60"/>
    <w:rsid w:val="00EC5DE2"/>
    <w:rsid w:val="00EC61A6"/>
    <w:rsid w:val="00ED0E47"/>
    <w:rsid w:val="00ED5A16"/>
    <w:rsid w:val="00EE1668"/>
    <w:rsid w:val="00EE3602"/>
    <w:rsid w:val="00EE7B9F"/>
    <w:rsid w:val="00F0035D"/>
    <w:rsid w:val="00F04846"/>
    <w:rsid w:val="00F10D4A"/>
    <w:rsid w:val="00F1140C"/>
    <w:rsid w:val="00F1198C"/>
    <w:rsid w:val="00F13B87"/>
    <w:rsid w:val="00F14AE7"/>
    <w:rsid w:val="00F15E59"/>
    <w:rsid w:val="00F34824"/>
    <w:rsid w:val="00F3519D"/>
    <w:rsid w:val="00F44DB2"/>
    <w:rsid w:val="00F4638F"/>
    <w:rsid w:val="00F47DF5"/>
    <w:rsid w:val="00F5002F"/>
    <w:rsid w:val="00F50862"/>
    <w:rsid w:val="00F50FC3"/>
    <w:rsid w:val="00F523CD"/>
    <w:rsid w:val="00F52FAD"/>
    <w:rsid w:val="00F56CB6"/>
    <w:rsid w:val="00F5749A"/>
    <w:rsid w:val="00F57BA6"/>
    <w:rsid w:val="00F63F15"/>
    <w:rsid w:val="00F713CF"/>
    <w:rsid w:val="00F77E57"/>
    <w:rsid w:val="00F93E29"/>
    <w:rsid w:val="00F965F5"/>
    <w:rsid w:val="00FA1841"/>
    <w:rsid w:val="00FA27BC"/>
    <w:rsid w:val="00FA61CE"/>
    <w:rsid w:val="00FB6AFF"/>
    <w:rsid w:val="00FC47E8"/>
    <w:rsid w:val="00FC4B13"/>
    <w:rsid w:val="00FE1790"/>
    <w:rsid w:val="00FF0A63"/>
    <w:rsid w:val="00FF0E64"/>
    <w:rsid w:val="00FF2639"/>
    <w:rsid w:val="00FF46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434763"/>
  <w15:chartTrackingRefBased/>
  <w15:docId w15:val="{BA602DF1-B462-47D7-B1EA-918B4BB10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rst-levelHeading-JUR">
    <w:name w:val="First-level Heading - JUR"/>
    <w:next w:val="Normal"/>
    <w:link w:val="First-levelHeading-JURChar"/>
    <w:qFormat/>
    <w:rsid w:val="002872FB"/>
    <w:pPr>
      <w:spacing w:before="240" w:after="220"/>
      <w:jc w:val="center"/>
      <w:outlineLvl w:val="0"/>
    </w:pPr>
    <w:rPr>
      <w:rFonts w:ascii="Times New Roman" w:hAnsi="Times New Roman" w:cs="Times New Roman"/>
      <w:b/>
      <w:sz w:val="24"/>
    </w:rPr>
  </w:style>
  <w:style w:type="paragraph" w:styleId="Header">
    <w:name w:val="header"/>
    <w:basedOn w:val="Normal"/>
    <w:link w:val="HeaderChar"/>
    <w:uiPriority w:val="99"/>
    <w:unhideWhenUsed/>
    <w:rsid w:val="00BB64A4"/>
    <w:pPr>
      <w:tabs>
        <w:tab w:val="center" w:pos="4680"/>
        <w:tab w:val="right" w:pos="9360"/>
      </w:tabs>
      <w:spacing w:after="0" w:line="240" w:lineRule="auto"/>
    </w:pPr>
  </w:style>
  <w:style w:type="character" w:customStyle="1" w:styleId="First-levelHeading-JURChar">
    <w:name w:val="First-level Heading - JUR Char"/>
    <w:basedOn w:val="DefaultParagraphFont"/>
    <w:link w:val="First-levelHeading-JUR"/>
    <w:rsid w:val="002872FB"/>
    <w:rPr>
      <w:rFonts w:ascii="Times New Roman" w:hAnsi="Times New Roman" w:cs="Times New Roman"/>
      <w:b/>
      <w:sz w:val="24"/>
    </w:rPr>
  </w:style>
  <w:style w:type="character" w:customStyle="1" w:styleId="HeaderChar">
    <w:name w:val="Header Char"/>
    <w:basedOn w:val="DefaultParagraphFont"/>
    <w:link w:val="Header"/>
    <w:uiPriority w:val="99"/>
    <w:rsid w:val="00BB64A4"/>
  </w:style>
  <w:style w:type="paragraph" w:styleId="Footer">
    <w:name w:val="footer"/>
    <w:basedOn w:val="Normal"/>
    <w:link w:val="FooterChar"/>
    <w:uiPriority w:val="99"/>
    <w:unhideWhenUsed/>
    <w:rsid w:val="00BB64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64A4"/>
  </w:style>
  <w:style w:type="paragraph" w:customStyle="1" w:styleId="Second-LevelHeading-JUR">
    <w:name w:val="Second-Level Heading - JUR"/>
    <w:next w:val="Normal"/>
    <w:link w:val="Second-LevelHeading-JURChar"/>
    <w:qFormat/>
    <w:rsid w:val="002872FB"/>
    <w:pPr>
      <w:spacing w:before="220" w:after="220" w:line="240" w:lineRule="auto"/>
      <w:outlineLvl w:val="1"/>
    </w:pPr>
    <w:rPr>
      <w:rFonts w:ascii="Times New Roman" w:hAnsi="Times New Roman" w:cs="Times New Roman"/>
      <w:b/>
      <w:sz w:val="24"/>
    </w:rPr>
  </w:style>
  <w:style w:type="paragraph" w:customStyle="1" w:styleId="third-levelheading-JUR">
    <w:name w:val="third-level heading - JUR"/>
    <w:basedOn w:val="Normal"/>
    <w:next w:val="Normal"/>
    <w:link w:val="third-levelheading-JURChar"/>
    <w:qFormat/>
    <w:rsid w:val="002872FB"/>
    <w:pPr>
      <w:spacing w:after="0" w:line="240" w:lineRule="auto"/>
      <w:ind w:firstLine="360"/>
      <w:jc w:val="both"/>
      <w:outlineLvl w:val="2"/>
    </w:pPr>
    <w:rPr>
      <w:rFonts w:ascii="Times New Roman" w:hAnsi="Times New Roman" w:cs="Times New Roman"/>
      <w:b/>
      <w:sz w:val="24"/>
    </w:rPr>
  </w:style>
  <w:style w:type="character" w:customStyle="1" w:styleId="Second-LevelHeading-JURChar">
    <w:name w:val="Second-Level Heading - JUR Char"/>
    <w:basedOn w:val="DefaultParagraphFont"/>
    <w:link w:val="Second-LevelHeading-JUR"/>
    <w:rsid w:val="002872FB"/>
    <w:rPr>
      <w:rFonts w:ascii="Times New Roman" w:hAnsi="Times New Roman" w:cs="Times New Roman"/>
      <w:b/>
      <w:sz w:val="24"/>
    </w:rPr>
  </w:style>
  <w:style w:type="paragraph" w:styleId="ListParagraph">
    <w:name w:val="List Paragraph"/>
    <w:basedOn w:val="Normal"/>
    <w:uiPriority w:val="34"/>
    <w:qFormat/>
    <w:rsid w:val="002872FB"/>
    <w:pPr>
      <w:spacing w:after="0" w:line="240" w:lineRule="auto"/>
      <w:ind w:left="720" w:firstLine="216"/>
      <w:contextualSpacing/>
      <w:jc w:val="both"/>
    </w:pPr>
    <w:rPr>
      <w:rFonts w:ascii="Times New Roman" w:hAnsi="Times New Roman" w:cs="Times New Roman"/>
      <w:szCs w:val="20"/>
    </w:rPr>
  </w:style>
  <w:style w:type="character" w:customStyle="1" w:styleId="third-levelheading-JURChar">
    <w:name w:val="third-level heading - JUR Char"/>
    <w:basedOn w:val="DefaultParagraphFont"/>
    <w:link w:val="third-levelheading-JUR"/>
    <w:rsid w:val="002872FB"/>
    <w:rPr>
      <w:rFonts w:ascii="Times New Roman" w:hAnsi="Times New Roman" w:cs="Times New Roman"/>
      <w:b/>
      <w:sz w:val="24"/>
    </w:rPr>
  </w:style>
  <w:style w:type="paragraph" w:customStyle="1" w:styleId="FigureCaption">
    <w:name w:val="Figure Caption."/>
    <w:basedOn w:val="Normal"/>
    <w:link w:val="FigureCaptionChar"/>
    <w:rsid w:val="008B5194"/>
    <w:pPr>
      <w:spacing w:after="0" w:line="240" w:lineRule="auto"/>
      <w:ind w:firstLine="216"/>
      <w:jc w:val="both"/>
    </w:pPr>
    <w:rPr>
      <w:rFonts w:ascii="Arial" w:hAnsi="Arial" w:cs="Arial"/>
      <w:b/>
      <w:sz w:val="16"/>
      <w:szCs w:val="24"/>
    </w:rPr>
  </w:style>
  <w:style w:type="character" w:customStyle="1" w:styleId="FigureCaptionChar">
    <w:name w:val="Figure Caption. Char"/>
    <w:basedOn w:val="DefaultParagraphFont"/>
    <w:link w:val="FigureCaption"/>
    <w:rsid w:val="008B5194"/>
    <w:rPr>
      <w:rFonts w:ascii="Arial" w:hAnsi="Arial" w:cs="Arial"/>
      <w:b/>
      <w:sz w:val="16"/>
      <w:szCs w:val="24"/>
    </w:rPr>
  </w:style>
  <w:style w:type="paragraph" w:customStyle="1" w:styleId="FigureCaption0">
    <w:name w:val="Figure Caption"/>
    <w:basedOn w:val="Normal"/>
    <w:link w:val="FigureCaptionChar0"/>
    <w:qFormat/>
    <w:rsid w:val="008B5194"/>
    <w:pPr>
      <w:spacing w:after="0" w:line="240" w:lineRule="auto"/>
      <w:ind w:firstLine="216"/>
      <w:jc w:val="both"/>
    </w:pPr>
    <w:rPr>
      <w:rFonts w:ascii="Arial" w:hAnsi="Arial" w:cs="Times New Roman"/>
      <w:sz w:val="16"/>
      <w:szCs w:val="16"/>
    </w:rPr>
  </w:style>
  <w:style w:type="character" w:customStyle="1" w:styleId="FigureCaptionChar0">
    <w:name w:val="Figure Caption Char"/>
    <w:basedOn w:val="DefaultParagraphFont"/>
    <w:link w:val="FigureCaption0"/>
    <w:rsid w:val="008B5194"/>
    <w:rPr>
      <w:rFonts w:ascii="Arial" w:hAnsi="Arial" w:cs="Times New Roman"/>
      <w:sz w:val="16"/>
      <w:szCs w:val="16"/>
    </w:rPr>
  </w:style>
  <w:style w:type="character" w:styleId="Hyperlink">
    <w:name w:val="Hyperlink"/>
    <w:basedOn w:val="DefaultParagraphFont"/>
    <w:uiPriority w:val="99"/>
    <w:unhideWhenUsed/>
    <w:rsid w:val="008B5194"/>
    <w:rPr>
      <w:color w:val="0563C1" w:themeColor="hyperlink"/>
      <w:u w:val="single"/>
    </w:rPr>
  </w:style>
  <w:style w:type="paragraph" w:styleId="BodyTextIndent">
    <w:name w:val="Body Text Indent"/>
    <w:basedOn w:val="Normal"/>
    <w:link w:val="BodyTextIndentChar"/>
    <w:rsid w:val="004739EB"/>
    <w:pPr>
      <w:suppressAutoHyphens/>
      <w:overflowPunct w:val="0"/>
      <w:autoSpaceDE w:val="0"/>
      <w:autoSpaceDN w:val="0"/>
      <w:adjustRightInd w:val="0"/>
      <w:spacing w:after="0" w:line="240" w:lineRule="auto"/>
      <w:ind w:firstLine="360"/>
      <w:jc w:val="both"/>
      <w:textAlignment w:val="baseline"/>
    </w:pPr>
    <w:rPr>
      <w:rFonts w:ascii="Times New Roman" w:eastAsia="Times New Roman" w:hAnsi="Times New Roman" w:cs="Times New Roman"/>
      <w:kern w:val="14"/>
      <w:sz w:val="20"/>
      <w:szCs w:val="20"/>
    </w:rPr>
  </w:style>
  <w:style w:type="character" w:customStyle="1" w:styleId="BodyTextIndentChar">
    <w:name w:val="Body Text Indent Char"/>
    <w:basedOn w:val="DefaultParagraphFont"/>
    <w:link w:val="BodyTextIndent"/>
    <w:rsid w:val="004739EB"/>
    <w:rPr>
      <w:rFonts w:ascii="Times New Roman" w:eastAsia="Times New Roman" w:hAnsi="Times New Roman" w:cs="Times New Roman"/>
      <w:kern w:val="14"/>
      <w:sz w:val="20"/>
      <w:szCs w:val="20"/>
    </w:rPr>
  </w:style>
  <w:style w:type="paragraph" w:customStyle="1" w:styleId="Text">
    <w:name w:val="Text"/>
    <w:basedOn w:val="Normal"/>
    <w:rsid w:val="00F965F5"/>
    <w:pPr>
      <w:widowControl w:val="0"/>
      <w:autoSpaceDE w:val="0"/>
      <w:autoSpaceDN w:val="0"/>
      <w:spacing w:after="0" w:line="252" w:lineRule="auto"/>
      <w:ind w:firstLine="202"/>
      <w:jc w:val="both"/>
    </w:pPr>
    <w:rPr>
      <w:rFonts w:ascii="Times New Roman" w:eastAsia="Times New Roman" w:hAnsi="Times New Roman" w:cs="Times New Roman"/>
      <w:sz w:val="20"/>
      <w:szCs w:val="20"/>
    </w:rPr>
  </w:style>
  <w:style w:type="table" w:styleId="TableGrid">
    <w:name w:val="Table Grid"/>
    <w:basedOn w:val="TableNormal"/>
    <w:rsid w:val="00F965F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F965F5"/>
    <w:pPr>
      <w:autoSpaceDE w:val="0"/>
      <w:autoSpaceDN w:val="0"/>
      <w:spacing w:after="200" w:line="240" w:lineRule="auto"/>
    </w:pPr>
    <w:rPr>
      <w:rFonts w:ascii="Times New Roman" w:eastAsia="Times New Roman" w:hAnsi="Times New Roman" w:cs="Times New Roman"/>
      <w:i/>
      <w:iCs/>
      <w:color w:val="44546A" w:themeColor="text2"/>
      <w:sz w:val="18"/>
      <w:szCs w:val="18"/>
    </w:rPr>
  </w:style>
  <w:style w:type="character" w:styleId="UnresolvedMention">
    <w:name w:val="Unresolved Mention"/>
    <w:basedOn w:val="DefaultParagraphFont"/>
    <w:uiPriority w:val="99"/>
    <w:semiHidden/>
    <w:unhideWhenUsed/>
    <w:rsid w:val="006325F2"/>
    <w:rPr>
      <w:color w:val="605E5C"/>
      <w:shd w:val="clear" w:color="auto" w:fill="E1DFDD"/>
    </w:rPr>
  </w:style>
  <w:style w:type="paragraph" w:styleId="BalloonText">
    <w:name w:val="Balloon Text"/>
    <w:basedOn w:val="Normal"/>
    <w:link w:val="BalloonTextChar"/>
    <w:uiPriority w:val="99"/>
    <w:semiHidden/>
    <w:unhideWhenUsed/>
    <w:rsid w:val="008720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20E9"/>
    <w:rPr>
      <w:rFonts w:ascii="Segoe UI" w:hAnsi="Segoe UI" w:cs="Segoe UI"/>
      <w:sz w:val="18"/>
      <w:szCs w:val="18"/>
    </w:rPr>
  </w:style>
  <w:style w:type="character" w:styleId="CommentReference">
    <w:name w:val="annotation reference"/>
    <w:basedOn w:val="DefaultParagraphFont"/>
    <w:rsid w:val="00E52A61"/>
    <w:rPr>
      <w:sz w:val="16"/>
      <w:szCs w:val="16"/>
    </w:rPr>
  </w:style>
  <w:style w:type="paragraph" w:styleId="CommentText">
    <w:name w:val="annotation text"/>
    <w:basedOn w:val="Normal"/>
    <w:link w:val="CommentTextChar"/>
    <w:rsid w:val="00E52A61"/>
    <w:pPr>
      <w:suppressAutoHyphens/>
      <w:overflowPunct w:val="0"/>
      <w:autoSpaceDE w:val="0"/>
      <w:autoSpaceDN w:val="0"/>
      <w:adjustRightInd w:val="0"/>
      <w:spacing w:after="0" w:line="240" w:lineRule="auto"/>
      <w:jc w:val="both"/>
      <w:textAlignment w:val="baseline"/>
    </w:pPr>
    <w:rPr>
      <w:rFonts w:ascii="Times New Roman" w:eastAsia="Times New Roman" w:hAnsi="Times New Roman" w:cs="Times New Roman"/>
      <w:kern w:val="14"/>
      <w:sz w:val="20"/>
      <w:szCs w:val="20"/>
    </w:rPr>
  </w:style>
  <w:style w:type="character" w:customStyle="1" w:styleId="CommentTextChar">
    <w:name w:val="Comment Text Char"/>
    <w:basedOn w:val="DefaultParagraphFont"/>
    <w:link w:val="CommentText"/>
    <w:rsid w:val="00E52A61"/>
    <w:rPr>
      <w:rFonts w:ascii="Times New Roman" w:eastAsia="Times New Roman" w:hAnsi="Times New Roman" w:cs="Times New Roman"/>
      <w:kern w:val="14"/>
      <w:sz w:val="20"/>
      <w:szCs w:val="20"/>
    </w:rPr>
  </w:style>
  <w:style w:type="character" w:styleId="PlaceholderText">
    <w:name w:val="Placeholder Text"/>
    <w:basedOn w:val="DefaultParagraphFont"/>
    <w:uiPriority w:val="99"/>
    <w:semiHidden/>
    <w:rsid w:val="003D69D5"/>
    <w:rPr>
      <w:color w:val="808080"/>
    </w:rPr>
  </w:style>
  <w:style w:type="character" w:styleId="FollowedHyperlink">
    <w:name w:val="FollowedHyperlink"/>
    <w:basedOn w:val="DefaultParagraphFont"/>
    <w:uiPriority w:val="99"/>
    <w:semiHidden/>
    <w:unhideWhenUsed/>
    <w:rsid w:val="005D18B4"/>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FA1841"/>
    <w:pPr>
      <w:suppressAutoHyphens w:val="0"/>
      <w:overflowPunct/>
      <w:autoSpaceDE/>
      <w:autoSpaceDN/>
      <w:adjustRightInd/>
      <w:spacing w:after="160"/>
      <w:jc w:val="left"/>
      <w:textAlignment w:val="auto"/>
    </w:pPr>
    <w:rPr>
      <w:rFonts w:asciiTheme="minorHAnsi" w:eastAsiaTheme="minorHAnsi" w:hAnsiTheme="minorHAnsi" w:cstheme="minorBidi"/>
      <w:b/>
      <w:bCs/>
      <w:kern w:val="0"/>
    </w:rPr>
  </w:style>
  <w:style w:type="character" w:customStyle="1" w:styleId="CommentSubjectChar">
    <w:name w:val="Comment Subject Char"/>
    <w:basedOn w:val="CommentTextChar"/>
    <w:link w:val="CommentSubject"/>
    <w:uiPriority w:val="99"/>
    <w:semiHidden/>
    <w:rsid w:val="00FA1841"/>
    <w:rPr>
      <w:rFonts w:ascii="Times New Roman" w:eastAsia="Times New Roman" w:hAnsi="Times New Roman" w:cs="Times New Roman"/>
      <w:b/>
      <w:bCs/>
      <w:kern w:val="14"/>
      <w:sz w:val="20"/>
      <w:szCs w:val="20"/>
    </w:rPr>
  </w:style>
  <w:style w:type="paragraph" w:styleId="Revision">
    <w:name w:val="Revision"/>
    <w:hidden/>
    <w:uiPriority w:val="99"/>
    <w:semiHidden/>
    <w:rsid w:val="00BC742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eg"/><Relationship Id="rId39" Type="http://schemas.openxmlformats.org/officeDocument/2006/relationships/customXml" Target="../customXml/item2.xml"/><Relationship Id="rId21" Type="http://schemas.openxmlformats.org/officeDocument/2006/relationships/image" Target="media/image11.jpeg"/><Relationship Id="rId34"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g"/><Relationship Id="rId29" Type="http://schemas.openxmlformats.org/officeDocument/2006/relationships/hyperlink" Target="https://ieeexplore.ieee.org/xpl/conhome/6679723/proceeding" TargetMode="External"/><Relationship Id="rId41"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4.jpeg"/><Relationship Id="rId32" Type="http://schemas.openxmlformats.org/officeDocument/2006/relationships/footer" Target="footer1.xml"/><Relationship Id="rId37" Type="http://schemas.microsoft.com/office/2011/relationships/people" Target="people.xml"/><Relationship Id="rId40"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chart" Target="charts/chart1.xml"/><Relationship Id="rId36"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jpg"/><Relationship Id="rId31" Type="http://schemas.openxmlformats.org/officeDocument/2006/relationships/header" Target="head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emf"/><Relationship Id="rId33" Type="http://schemas.openxmlformats.org/officeDocument/2006/relationships/footer" Target="footer2.xml"/><Relationship Id="rId38"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Gabe\Documents\Research\JUR\time%20study.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1"/>
          <c:order val="1"/>
          <c:tx>
            <c:v>Boundary Conditions</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Sheet1!$F$36:$F$71</c:f>
              <c:numCache>
                <c:formatCode>General</c:formatCode>
                <c:ptCount val="36"/>
                <c:pt idx="0">
                  <c:v>0.15</c:v>
                </c:pt>
                <c:pt idx="1">
                  <c:v>0.14000000000000001</c:v>
                </c:pt>
                <c:pt idx="2">
                  <c:v>0.13</c:v>
                </c:pt>
                <c:pt idx="3">
                  <c:v>0.12</c:v>
                </c:pt>
                <c:pt idx="4">
                  <c:v>0.11</c:v>
                </c:pt>
                <c:pt idx="5">
                  <c:v>0.1</c:v>
                </c:pt>
                <c:pt idx="6">
                  <c:v>0.09</c:v>
                </c:pt>
                <c:pt idx="7">
                  <c:v>0.08</c:v>
                </c:pt>
                <c:pt idx="8">
                  <c:v>7.0000000000000007E-2</c:v>
                </c:pt>
                <c:pt idx="9">
                  <c:v>0.06</c:v>
                </c:pt>
                <c:pt idx="10">
                  <c:v>0.05</c:v>
                </c:pt>
                <c:pt idx="11">
                  <c:v>0.04</c:v>
                </c:pt>
                <c:pt idx="12">
                  <c:v>3.5000000000000003E-2</c:v>
                </c:pt>
                <c:pt idx="13">
                  <c:v>0.03</c:v>
                </c:pt>
                <c:pt idx="14">
                  <c:v>2.5000000000000001E-2</c:v>
                </c:pt>
                <c:pt idx="15">
                  <c:v>0.02</c:v>
                </c:pt>
                <c:pt idx="16">
                  <c:v>1.95E-2</c:v>
                </c:pt>
                <c:pt idx="17">
                  <c:v>1.9E-2</c:v>
                </c:pt>
                <c:pt idx="18">
                  <c:v>1.8499999999999999E-2</c:v>
                </c:pt>
                <c:pt idx="19">
                  <c:v>1.7999999999999999E-2</c:v>
                </c:pt>
                <c:pt idx="20">
                  <c:v>1.7500000000000002E-2</c:v>
                </c:pt>
                <c:pt idx="21">
                  <c:v>1.7000000000000001E-2</c:v>
                </c:pt>
                <c:pt idx="22">
                  <c:v>1.6500000000000001E-2</c:v>
                </c:pt>
                <c:pt idx="23">
                  <c:v>1.6E-2</c:v>
                </c:pt>
                <c:pt idx="24">
                  <c:v>1.55E-2</c:v>
                </c:pt>
                <c:pt idx="25">
                  <c:v>1.4999999999999999E-2</c:v>
                </c:pt>
                <c:pt idx="26">
                  <c:v>1.4500000000000001E-2</c:v>
                </c:pt>
                <c:pt idx="27">
                  <c:v>1.4E-2</c:v>
                </c:pt>
                <c:pt idx="28">
                  <c:v>1.35E-2</c:v>
                </c:pt>
                <c:pt idx="29">
                  <c:v>1.2999999999999999E-2</c:v>
                </c:pt>
                <c:pt idx="30">
                  <c:v>1.2500000000000001E-2</c:v>
                </c:pt>
                <c:pt idx="31">
                  <c:v>1.2E-2</c:v>
                </c:pt>
                <c:pt idx="32">
                  <c:v>1.15E-2</c:v>
                </c:pt>
                <c:pt idx="33">
                  <c:v>1.0999999999999999E-2</c:v>
                </c:pt>
                <c:pt idx="34">
                  <c:v>1.0500000000000001E-2</c:v>
                </c:pt>
                <c:pt idx="35">
                  <c:v>0.01</c:v>
                </c:pt>
              </c:numCache>
            </c:numRef>
          </c:xVal>
          <c:yVal>
            <c:numRef>
              <c:f>Sheet1!$E$36:$E$71</c:f>
              <c:numCache>
                <c:formatCode>General</c:formatCode>
                <c:ptCount val="36"/>
                <c:pt idx="0">
                  <c:v>2.3E-2</c:v>
                </c:pt>
                <c:pt idx="1">
                  <c:v>2.1899999999999999E-2</c:v>
                </c:pt>
                <c:pt idx="2">
                  <c:v>2.3599999999999999E-2</c:v>
                </c:pt>
                <c:pt idx="3">
                  <c:v>2.58E-2</c:v>
                </c:pt>
                <c:pt idx="4">
                  <c:v>2.5600000000000001E-2</c:v>
                </c:pt>
                <c:pt idx="5">
                  <c:v>2.7199999999999998E-2</c:v>
                </c:pt>
                <c:pt idx="6">
                  <c:v>2.8299999999999999E-2</c:v>
                </c:pt>
                <c:pt idx="7">
                  <c:v>2.8799999999999999E-2</c:v>
                </c:pt>
                <c:pt idx="8">
                  <c:v>3.1300000000000001E-2</c:v>
                </c:pt>
                <c:pt idx="9">
                  <c:v>3.6900000000000002E-2</c:v>
                </c:pt>
                <c:pt idx="10">
                  <c:v>4.53E-2</c:v>
                </c:pt>
                <c:pt idx="11">
                  <c:v>6.1199999999999997E-2</c:v>
                </c:pt>
                <c:pt idx="12">
                  <c:v>7.6999999999999999E-2</c:v>
                </c:pt>
                <c:pt idx="13">
                  <c:v>0.1014</c:v>
                </c:pt>
                <c:pt idx="14">
                  <c:v>0.1391</c:v>
                </c:pt>
                <c:pt idx="15">
                  <c:v>0.22220000000000001</c:v>
                </c:pt>
                <c:pt idx="16">
                  <c:v>0.23219999999999999</c:v>
                </c:pt>
                <c:pt idx="17">
                  <c:v>0.25059999999999999</c:v>
                </c:pt>
                <c:pt idx="18">
                  <c:v>0.25309999999999999</c:v>
                </c:pt>
                <c:pt idx="19">
                  <c:v>0.26950000000000002</c:v>
                </c:pt>
                <c:pt idx="20">
                  <c:v>0.29380000000000001</c:v>
                </c:pt>
                <c:pt idx="21">
                  <c:v>0.30719999999999997</c:v>
                </c:pt>
                <c:pt idx="22">
                  <c:v>0.3412</c:v>
                </c:pt>
                <c:pt idx="23">
                  <c:v>0.3634</c:v>
                </c:pt>
                <c:pt idx="24">
                  <c:v>0.38550000000000001</c:v>
                </c:pt>
                <c:pt idx="25">
                  <c:v>0.40749999999999997</c:v>
                </c:pt>
                <c:pt idx="26">
                  <c:v>0.45700000000000002</c:v>
                </c:pt>
                <c:pt idx="27">
                  <c:v>0.47639999999999999</c:v>
                </c:pt>
                <c:pt idx="28">
                  <c:v>0.52049999999999996</c:v>
                </c:pt>
                <c:pt idx="29">
                  <c:v>0.57520000000000004</c:v>
                </c:pt>
                <c:pt idx="30">
                  <c:v>0.63329999999999997</c:v>
                </c:pt>
                <c:pt idx="31">
                  <c:v>0.69979999999999998</c:v>
                </c:pt>
                <c:pt idx="32">
                  <c:v>0.77700000000000002</c:v>
                </c:pt>
                <c:pt idx="33">
                  <c:v>0.87170000000000003</c:v>
                </c:pt>
                <c:pt idx="34">
                  <c:v>0.98980000000000001</c:v>
                </c:pt>
                <c:pt idx="35">
                  <c:v>1.1227</c:v>
                </c:pt>
              </c:numCache>
            </c:numRef>
          </c:yVal>
          <c:smooth val="1"/>
          <c:extLst>
            <c:ext xmlns:c16="http://schemas.microsoft.com/office/drawing/2014/chart" uri="{C3380CC4-5D6E-409C-BE32-E72D297353CC}">
              <c16:uniqueId val="{00000000-1E24-4BAF-A37A-F86C5F1D36B6}"/>
            </c:ext>
          </c:extLst>
        </c:ser>
        <c:dLbls>
          <c:showLegendKey val="0"/>
          <c:showVal val="0"/>
          <c:showCatName val="0"/>
          <c:showSerName val="0"/>
          <c:showPercent val="0"/>
          <c:showBubbleSize val="0"/>
        </c:dLbls>
        <c:axId val="431669544"/>
        <c:axId val="431663640"/>
        <c:extLst>
          <c:ext xmlns:c15="http://schemas.microsoft.com/office/drawing/2012/chart" uri="{02D57815-91ED-43cb-92C2-25804820EDAC}">
            <c15:filteredScatterSeries>
              <c15: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extLst>
                      <c:ext uri="{02D57815-91ED-43cb-92C2-25804820EDAC}">
                        <c15:formulaRef>
                          <c15:sqref>Sheet1!$B$36:$B$71</c15:sqref>
                        </c15:formulaRef>
                      </c:ext>
                    </c:extLst>
                    <c:numCache>
                      <c:formatCode>0.00000</c:formatCode>
                      <c:ptCount val="36"/>
                      <c:pt idx="0">
                        <c:v>0.01</c:v>
                      </c:pt>
                      <c:pt idx="1">
                        <c:v>1.0500000000000001E-2</c:v>
                      </c:pt>
                      <c:pt idx="2">
                        <c:v>1.1000000000000001E-2</c:v>
                      </c:pt>
                      <c:pt idx="3">
                        <c:v>1.1500000000000002E-2</c:v>
                      </c:pt>
                      <c:pt idx="4">
                        <c:v>1.2000000000000002E-2</c:v>
                      </c:pt>
                      <c:pt idx="5">
                        <c:v>1.2500000000000002E-2</c:v>
                      </c:pt>
                      <c:pt idx="6">
                        <c:v>1.3000000000000003E-2</c:v>
                      </c:pt>
                      <c:pt idx="7">
                        <c:v>1.3500000000000003E-2</c:v>
                      </c:pt>
                      <c:pt idx="8">
                        <c:v>1.4000000000000004E-2</c:v>
                      </c:pt>
                      <c:pt idx="9">
                        <c:v>1.4500000000000004E-2</c:v>
                      </c:pt>
                      <c:pt idx="10">
                        <c:v>1.5000000000000005E-2</c:v>
                      </c:pt>
                      <c:pt idx="11">
                        <c:v>1.5500000000000005E-2</c:v>
                      </c:pt>
                      <c:pt idx="12">
                        <c:v>1.6000000000000004E-2</c:v>
                      </c:pt>
                      <c:pt idx="13">
                        <c:v>1.6500000000000004E-2</c:v>
                      </c:pt>
                      <c:pt idx="14">
                        <c:v>1.7000000000000005E-2</c:v>
                      </c:pt>
                      <c:pt idx="15">
                        <c:v>1.7500000000000005E-2</c:v>
                      </c:pt>
                      <c:pt idx="16">
                        <c:v>1.8000000000000006E-2</c:v>
                      </c:pt>
                      <c:pt idx="17">
                        <c:v>1.8500000000000006E-2</c:v>
                      </c:pt>
                      <c:pt idx="18">
                        <c:v>1.9000000000000006E-2</c:v>
                      </c:pt>
                      <c:pt idx="19">
                        <c:v>1.9500000000000007E-2</c:v>
                      </c:pt>
                      <c:pt idx="20">
                        <c:v>2.0000000000000007E-2</c:v>
                      </c:pt>
                      <c:pt idx="21">
                        <c:v>2.5000000000000008E-2</c:v>
                      </c:pt>
                      <c:pt idx="22">
                        <c:v>3.0000000000000009E-2</c:v>
                      </c:pt>
                      <c:pt idx="23">
                        <c:v>3.500000000000001E-2</c:v>
                      </c:pt>
                      <c:pt idx="24">
                        <c:v>4.0000000000000008E-2</c:v>
                      </c:pt>
                      <c:pt idx="25">
                        <c:v>5.000000000000001E-2</c:v>
                      </c:pt>
                      <c:pt idx="26">
                        <c:v>6.0000000000000012E-2</c:v>
                      </c:pt>
                      <c:pt idx="27">
                        <c:v>7.0000000000000007E-2</c:v>
                      </c:pt>
                      <c:pt idx="28">
                        <c:v>0.08</c:v>
                      </c:pt>
                      <c:pt idx="29">
                        <c:v>0.09</c:v>
                      </c:pt>
                      <c:pt idx="30">
                        <c:v>9.9999999999999992E-2</c:v>
                      </c:pt>
                      <c:pt idx="31">
                        <c:v>0.10999999999999999</c:v>
                      </c:pt>
                      <c:pt idx="32">
                        <c:v>0.11999999999999998</c:v>
                      </c:pt>
                      <c:pt idx="33">
                        <c:v>0.12999999999999998</c:v>
                      </c:pt>
                      <c:pt idx="34">
                        <c:v>0.13999999999999999</c:v>
                      </c:pt>
                      <c:pt idx="35">
                        <c:v>0.15</c:v>
                      </c:pt>
                    </c:numCache>
                  </c:numRef>
                </c:xVal>
                <c:yVal>
                  <c:numRef>
                    <c:extLst>
                      <c:ext uri="{02D57815-91ED-43cb-92C2-25804820EDAC}">
                        <c15:formulaRef>
                          <c15:sqref>Sheet1!$C$36:$C$71</c15:sqref>
                        </c15:formulaRef>
                      </c:ext>
                    </c:extLst>
                    <c:numCache>
                      <c:formatCode>General</c:formatCode>
                      <c:ptCount val="36"/>
                      <c:pt idx="0">
                        <c:v>0.9214</c:v>
                      </c:pt>
                      <c:pt idx="1">
                        <c:v>0.83450000000000002</c:v>
                      </c:pt>
                      <c:pt idx="2">
                        <c:v>0.73280000000000001</c:v>
                      </c:pt>
                      <c:pt idx="3">
                        <c:v>0.66559999999999997</c:v>
                      </c:pt>
                      <c:pt idx="4">
                        <c:v>0.59470000000000001</c:v>
                      </c:pt>
                      <c:pt idx="5">
                        <c:v>0.54020000000000001</c:v>
                      </c:pt>
                      <c:pt idx="6">
                        <c:v>0.50729999999999997</c:v>
                      </c:pt>
                      <c:pt idx="7">
                        <c:v>0.4531</c:v>
                      </c:pt>
                      <c:pt idx="8">
                        <c:v>0.40770000000000001</c:v>
                      </c:pt>
                      <c:pt idx="9">
                        <c:v>0.3881</c:v>
                      </c:pt>
                      <c:pt idx="10">
                        <c:v>0.34189999999999998</c:v>
                      </c:pt>
                      <c:pt idx="11">
                        <c:v>0.32800000000000001</c:v>
                      </c:pt>
                      <c:pt idx="12">
                        <c:v>0.29920000000000002</c:v>
                      </c:pt>
                      <c:pt idx="13">
                        <c:v>0.2792</c:v>
                      </c:pt>
                      <c:pt idx="14">
                        <c:v>0.2681</c:v>
                      </c:pt>
                      <c:pt idx="15">
                        <c:v>0.2409</c:v>
                      </c:pt>
                      <c:pt idx="16">
                        <c:v>0.23619999999999999</c:v>
                      </c:pt>
                      <c:pt idx="17">
                        <c:v>0.21440000000000001</c:v>
                      </c:pt>
                      <c:pt idx="18">
                        <c:v>0.2122</c:v>
                      </c:pt>
                      <c:pt idx="19">
                        <c:v>0.19689999999999999</c:v>
                      </c:pt>
                      <c:pt idx="20">
                        <c:v>0.18840000000000001</c:v>
                      </c:pt>
                      <c:pt idx="21">
                        <c:v>0.1191</c:v>
                      </c:pt>
                      <c:pt idx="22">
                        <c:v>8.3599999999999994E-2</c:v>
                      </c:pt>
                      <c:pt idx="23">
                        <c:v>6.2700000000000006E-2</c:v>
                      </c:pt>
                      <c:pt idx="24">
                        <c:v>5.0200000000000002E-2</c:v>
                      </c:pt>
                      <c:pt idx="25">
                        <c:v>3.6700000000000003E-2</c:v>
                      </c:pt>
                      <c:pt idx="26">
                        <c:v>2.98E-2</c:v>
                      </c:pt>
                      <c:pt idx="27">
                        <c:v>2.64E-2</c:v>
                      </c:pt>
                      <c:pt idx="28">
                        <c:v>2.47E-2</c:v>
                      </c:pt>
                      <c:pt idx="29">
                        <c:v>2.1700000000000001E-2</c:v>
                      </c:pt>
                      <c:pt idx="30">
                        <c:v>2.0799999999999999E-2</c:v>
                      </c:pt>
                      <c:pt idx="31">
                        <c:v>2.0799999999999999E-2</c:v>
                      </c:pt>
                      <c:pt idx="32">
                        <c:v>1.89E-2</c:v>
                      </c:pt>
                      <c:pt idx="33">
                        <c:v>1.8700000000000001E-2</c:v>
                      </c:pt>
                      <c:pt idx="34">
                        <c:v>1.77E-2</c:v>
                      </c:pt>
                      <c:pt idx="35">
                        <c:v>1.78E-2</c:v>
                      </c:pt>
                    </c:numCache>
                  </c:numRef>
                </c:yVal>
                <c:smooth val="1"/>
                <c:extLst>
                  <c:ext xmlns:c16="http://schemas.microsoft.com/office/drawing/2014/chart" uri="{C3380CC4-5D6E-409C-BE32-E72D297353CC}">
                    <c16:uniqueId val="{00000001-1E24-4BAF-A37A-F86C5F1D36B6}"/>
                  </c:ext>
                </c:extLst>
              </c15:ser>
            </c15:filteredScatterSeries>
          </c:ext>
        </c:extLst>
      </c:scatterChart>
      <c:valAx>
        <c:axId val="4316695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1"/>
                  <a:t>Grid Size (m)</a:t>
                </a:r>
              </a:p>
            </c:rich>
          </c:tx>
          <c:overlay val="0"/>
          <c:spPr>
            <a:noFill/>
            <a:ln>
              <a:noFill/>
            </a:ln>
            <a:effectLst/>
          </c:spPr>
          <c:txPr>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31663640"/>
        <c:crosses val="autoZero"/>
        <c:crossBetween val="midCat"/>
      </c:valAx>
      <c:valAx>
        <c:axId val="431663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1"/>
                  <a:t>Computational Time (seconds)</a:t>
                </a:r>
              </a:p>
            </c:rich>
          </c:tx>
          <c:overlay val="0"/>
          <c:spPr>
            <a:noFill/>
            <a:ln>
              <a:noFill/>
            </a:ln>
            <a:effectLst/>
          </c:spPr>
          <c:txPr>
            <a:bodyPr rot="-54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316695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B33068EFB7F5149866DEC6F38452401" ma:contentTypeVersion="41" ma:contentTypeDescription="Create a new document." ma:contentTypeScope="" ma:versionID="bed576a850b0673060467ccc13f0c951">
  <xsd:schema xmlns:xsd="http://www.w3.org/2001/XMLSchema" xmlns:xs="http://www.w3.org/2001/XMLSchema" xmlns:p="http://schemas.microsoft.com/office/2006/metadata/properties" xmlns:ns2="7a71743b-4df6-4b22-bbd2-3eec92d6b978" xmlns:ns3="d35084e8-920c-48a3-a5cb-daa761c0314c" targetNamespace="http://schemas.microsoft.com/office/2006/metadata/properties" ma:root="true" ma:fieldsID="652ab51be94cb54926d6cafa2de03188" ns2:_="" ns3:_="">
    <xsd:import namespace="7a71743b-4df6-4b22-bbd2-3eec92d6b978"/>
    <xsd:import namespace="d35084e8-920c-48a3-a5cb-daa761c0314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LengthInSeconds" minOccurs="0"/>
                <xsd:element ref="ns3:TaxCatchAll" minOccurs="0"/>
                <xsd:element ref="ns2:lcf76f155ced4ddcb4097134ff3c332f" minOccurs="0"/>
                <xsd:element ref="ns2:MediaServiceObjectDetectorVersion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71743b-4df6-4b22-bbd2-3eec92d6b9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fa0c477a-f09e-4137-8c49-77869fdcca91"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Location" ma:index="24"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35084e8-920c-48a3-a5cb-daa761c0314c"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438d447f-77f9-4cbf-b07b-9267fe3bcb93}" ma:internalName="TaxCatchAll" ma:showField="CatchAllData" ma:web="d35084e8-920c-48a3-a5cb-daa761c0314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d35084e8-920c-48a3-a5cb-daa761c0314c" xsi:nil="true"/>
    <lcf76f155ced4ddcb4097134ff3c332f xmlns="7a71743b-4df6-4b22-bbd2-3eec92d6b97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CF07209-B016-46A4-8737-0B7E4F29BC87}">
  <ds:schemaRefs>
    <ds:schemaRef ds:uri="http://schemas.openxmlformats.org/officeDocument/2006/bibliography"/>
  </ds:schemaRefs>
</ds:datastoreItem>
</file>

<file path=customXml/itemProps2.xml><?xml version="1.0" encoding="utf-8"?>
<ds:datastoreItem xmlns:ds="http://schemas.openxmlformats.org/officeDocument/2006/customXml" ds:itemID="{B8D4ACA4-FF1E-40FD-B825-6D93BEFA4272}"/>
</file>

<file path=customXml/itemProps3.xml><?xml version="1.0" encoding="utf-8"?>
<ds:datastoreItem xmlns:ds="http://schemas.openxmlformats.org/officeDocument/2006/customXml" ds:itemID="{BED3F867-569E-4EE1-86C4-EC4D28D7688D}"/>
</file>

<file path=customXml/itemProps4.xml><?xml version="1.0" encoding="utf-8"?>
<ds:datastoreItem xmlns:ds="http://schemas.openxmlformats.org/officeDocument/2006/customXml" ds:itemID="{9BE9A70A-29B7-4A17-9961-CBC7447523B4}"/>
</file>

<file path=docProps/app.xml><?xml version="1.0" encoding="utf-8"?>
<Properties xmlns="http://schemas.openxmlformats.org/officeDocument/2006/extended-properties" xmlns:vt="http://schemas.openxmlformats.org/officeDocument/2006/docPropsVTypes">
  <Template>Normal</Template>
  <TotalTime>0</TotalTime>
  <Pages>13</Pages>
  <Words>4017</Words>
  <Characters>22903</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University of Florida</Company>
  <LinksUpToDate>false</LinksUpToDate>
  <CharactersWithSpaces>26867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Moses, Jennifer D.</dc:creator>
  <cp:keywords/>
  <dc:description/>
  <cp:lastModifiedBy>Gabe Streitmatter</cp:lastModifiedBy>
  <cp:revision>2</cp:revision>
  <dcterms:created xsi:type="dcterms:W3CDTF">2020-04-08T13:18:00Z</dcterms:created>
  <dcterms:modified xsi:type="dcterms:W3CDTF">2020-04-08T13:18:00Z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0x010100AB33068EFB7F5149866DEC6F38452401</vt:lpwstr>
  </property>
</Properties>
</file>